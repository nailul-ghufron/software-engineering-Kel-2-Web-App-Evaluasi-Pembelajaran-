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sz w:val="40"/>
          <w:szCs w:val="40"/>
          <w:rtl w:val="0"/>
        </w:rPr>
        <w:t xml:space="preserve">ov</w:t>
      </w: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spacing w:after="720" w:before="240" w:lineRule="auto"/>
        <w:jc w:val="right"/>
        <w:rPr>
          <w:sz w:val="54"/>
          <w:szCs w:val="54"/>
          <w:vertAlign w:val="baseline"/>
        </w:rPr>
      </w:pPr>
      <w:r w:rsidDel="00000000" w:rsidR="00000000" w:rsidRPr="00000000">
        <w:rPr>
          <w:rFonts w:ascii="Times New Roman" w:cs="Times New Roman" w:eastAsia="Times New Roman" w:hAnsi="Times New Roman"/>
          <w:b w:val="1"/>
          <w:bCs w:val="1"/>
          <w:sz w:val="58"/>
          <w:szCs w:val="58"/>
          <w:rtl w:val="0"/>
        </w:rPr>
        <w:t xml:space="preserve">for</w:t>
      </w: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Web App Evaluasi Pembelajaran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Engineering H</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Dosen pengampu : H. Facthurrohman M. KOM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pStyle w:val="Heading1"/>
        <w:spacing w:after="120" w:line="271" w:lineRule="auto"/>
        <w:jc w:val="left"/>
        <w:rPr/>
      </w:pPr>
      <w:bookmarkStart w:colFirst="0" w:colLast="0" w:name="_z5r2lig00b0x" w:id="0"/>
      <w:bookmarkEnd w:id="0"/>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72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Prepared by Kelompok 2</w:t>
      </w:r>
    </w:p>
    <w:p w:rsidR="00000000" w:rsidDel="00000000" w:rsidP="00000000" w:rsidRDefault="00000000" w:rsidRPr="00000000" w14:paraId="0000001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Sulthan Adam Rahmadi (240605110109)</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Irfan Satya abinaya (240605110095)</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Rahmat Rafi Indrayani (240605110157)</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Ahmad Zamroni (240605110216)</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 Fajar Maulana Afidiyanto (240605110207)</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Muhammad Nailul Ghufron Majid (240605110160)</w:t>
      </w:r>
    </w:p>
    <w:p w:rsidR="00000000" w:rsidDel="00000000" w:rsidP="00000000" w:rsidRDefault="00000000" w:rsidRPr="00000000" w14:paraId="00000018">
      <w:pPr>
        <w:numPr>
          <w:ilvl w:val="0"/>
          <w:numId w:val="2"/>
        </w:numPr>
        <w:spacing w:after="72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Yusuf Maulana Nur Rasidi (240605110111)</w:t>
      </w:r>
      <w:r w:rsidDel="00000000" w:rsidR="00000000" w:rsidRPr="00000000">
        <w:rPr>
          <w:rtl w:val="0"/>
        </w:rPr>
      </w:r>
    </w:p>
    <w:sdt>
      <w:sdtPr>
        <w:id w:val="1838312787"/>
        <w:docPartObj>
          <w:docPartGallery w:val="Table of Contents"/>
          <w:docPartUnique w:val="1"/>
        </w:docPartObj>
      </w:sdtPr>
      <w:sdtContent>
        <w:p w:rsidR="00000000" w:rsidDel="00000000" w:rsidP="00000000" w:rsidRDefault="00000000" w:rsidRPr="00000000" w14:paraId="00000019">
          <w:pPr>
            <w:pStyle w:val="Title"/>
            <w:widowControl w:val="0"/>
            <w:tabs>
              <w:tab w:val="right" w:leader="dot" w:pos="9360"/>
            </w:tabs>
            <w:spacing w:before="60" w:lineRule="auto"/>
            <w:jc w:val="left"/>
            <w:rPr>
              <w:rFonts w:ascii="Times New Roman" w:cs="Times New Roman" w:eastAsia="Times New Roman" w:hAnsi="Times New Roman"/>
              <w:sz w:val="50"/>
              <w:szCs w:val="50"/>
            </w:rPr>
          </w:pPr>
          <w:bookmarkStart w:colFirst="0" w:colLast="0" w:name="_1570vkx5x04b" w:id="1"/>
          <w:bookmarkEnd w:id="1"/>
          <w:r w:rsidDel="00000000" w:rsidR="00000000" w:rsidRPr="00000000">
            <w:fldChar w:fldCharType="begin"/>
            <w:instrText xml:space="preserve"> TOC \h \u \z \t "Heading 1,1,Heading 2,2,Heading 3,3,Heading 4,4,Heading 5,5,Heading 6,6,"</w:instrText>
            <w:fldChar w:fldCharType="separate"/>
          </w:r>
          <w:hyperlink w:anchor="_rjo35o3t6tja">
            <w:r w:rsidDel="00000000" w:rsidR="00000000" w:rsidRPr="00000000">
              <w:rPr>
                <w:rFonts w:ascii="Times New Roman" w:cs="Times New Roman" w:eastAsia="Times New Roman" w:hAnsi="Times New Roman"/>
                <w:sz w:val="50"/>
                <w:szCs w:val="50"/>
                <w:rtl w:val="0"/>
              </w:rPr>
              <w:t xml:space="preserve">Daftar Is</w:t>
            </w:r>
          </w:hyperlink>
          <w:r w:rsidDel="00000000" w:rsidR="00000000" w:rsidRPr="00000000">
            <w:rPr>
              <w:rFonts w:ascii="Times New Roman" w:cs="Times New Roman" w:eastAsia="Times New Roman" w:hAnsi="Times New Roman"/>
              <w:sz w:val="50"/>
              <w:szCs w:val="50"/>
              <w:rtl w:val="0"/>
            </w:rPr>
            <w:t xml:space="preserve">i</w:t>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Rule="auto"/>
            <w:rPr>
              <w:b w:val="1"/>
              <w:bCs w:val="1"/>
              <w:color w:val="000000"/>
              <w:u w:val="none"/>
            </w:rPr>
          </w:pPr>
          <w:hyperlink w:anchor="_2ppukspwx5cm">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_2ppukspwx5cm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Rule="auto"/>
            <w:ind w:left="360" w:firstLine="0"/>
            <w:rPr>
              <w:color w:val="000000"/>
              <w:u w:val="none"/>
            </w:rPr>
          </w:pPr>
          <w:hyperlink w:anchor="_sf5ppq1ud6ht">
            <w:r w:rsidDel="00000000" w:rsidR="00000000" w:rsidRPr="00000000">
              <w:rPr>
                <w:color w:val="000000"/>
                <w:u w:val="none"/>
                <w:rtl w:val="0"/>
              </w:rPr>
              <w:t xml:space="preserve">1.1 Purpose</w:t>
              <w:tab/>
            </w:r>
          </w:hyperlink>
          <w:r w:rsidDel="00000000" w:rsidR="00000000" w:rsidRPr="00000000">
            <w:fldChar w:fldCharType="begin"/>
            <w:instrText xml:space="preserve"> PAGEREF _sf5ppq1ud6ht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Rule="auto"/>
            <w:ind w:left="360" w:firstLine="0"/>
            <w:rPr>
              <w:color w:val="000000"/>
              <w:u w:val="none"/>
            </w:rPr>
          </w:pPr>
          <w:hyperlink w:anchor="_1ahn23dxg5v7">
            <w:r w:rsidDel="00000000" w:rsidR="00000000" w:rsidRPr="00000000">
              <w:rPr>
                <w:color w:val="000000"/>
                <w:u w:val="none"/>
                <w:rtl w:val="0"/>
              </w:rPr>
              <w:t xml:space="preserve">1.2 Document Conventions</w:t>
              <w:tab/>
            </w:r>
          </w:hyperlink>
          <w:r w:rsidDel="00000000" w:rsidR="00000000" w:rsidRPr="00000000">
            <w:fldChar w:fldCharType="begin"/>
            <w:instrText xml:space="preserve"> PAGEREF _1ahn23dxg5v7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Rule="auto"/>
            <w:ind w:left="360" w:firstLine="0"/>
            <w:rPr>
              <w:color w:val="000000"/>
              <w:u w:val="none"/>
            </w:rPr>
          </w:pPr>
          <w:hyperlink w:anchor="_d8zs0u6z6xst">
            <w:r w:rsidDel="00000000" w:rsidR="00000000" w:rsidRPr="00000000">
              <w:rPr>
                <w:color w:val="000000"/>
                <w:u w:val="none"/>
                <w:rtl w:val="0"/>
              </w:rPr>
              <w:t xml:space="preserve">1.3 Intended Audience and Reading Suggestions</w:t>
              <w:tab/>
            </w:r>
          </w:hyperlink>
          <w:r w:rsidDel="00000000" w:rsidR="00000000" w:rsidRPr="00000000">
            <w:fldChar w:fldCharType="begin"/>
            <w:instrText xml:space="preserve"> PAGEREF _d8zs0u6z6xst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Rule="auto"/>
            <w:ind w:left="360" w:firstLine="0"/>
            <w:rPr>
              <w:color w:val="000000"/>
              <w:u w:val="none"/>
            </w:rPr>
          </w:pPr>
          <w:hyperlink w:anchor="_58cm6tbdeeze">
            <w:r w:rsidDel="00000000" w:rsidR="00000000" w:rsidRPr="00000000">
              <w:rPr>
                <w:color w:val="000000"/>
                <w:u w:val="none"/>
                <w:rtl w:val="0"/>
              </w:rPr>
              <w:t xml:space="preserve">1.4 Product Scope</w:t>
              <w:tab/>
            </w:r>
          </w:hyperlink>
          <w:r w:rsidDel="00000000" w:rsidR="00000000" w:rsidRPr="00000000">
            <w:fldChar w:fldCharType="begin"/>
            <w:instrText xml:space="preserve"> PAGEREF _58cm6tbdeeze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Rule="auto"/>
            <w:ind w:left="360" w:firstLine="0"/>
            <w:rPr>
              <w:color w:val="000000"/>
              <w:u w:val="none"/>
            </w:rPr>
          </w:pPr>
          <w:hyperlink w:anchor="_v7m166qbdgk">
            <w:r w:rsidDel="00000000" w:rsidR="00000000" w:rsidRPr="00000000">
              <w:rPr>
                <w:color w:val="000000"/>
                <w:u w:val="none"/>
                <w:rtl w:val="0"/>
              </w:rPr>
              <w:t xml:space="preserve">1.5 References</w:t>
              <w:tab/>
            </w:r>
          </w:hyperlink>
          <w:r w:rsidDel="00000000" w:rsidR="00000000" w:rsidRPr="00000000">
            <w:fldChar w:fldCharType="begin"/>
            <w:instrText xml:space="preserve"> PAGEREF _v7m166qbdgk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Rule="auto"/>
            <w:ind w:left="360" w:firstLine="0"/>
            <w:rPr>
              <w:color w:val="000000"/>
              <w:u w:val="none"/>
            </w:rPr>
          </w:pPr>
          <w:hyperlink w:anchor="_jnizsk6jvt1a">
            <w:r w:rsidDel="00000000" w:rsidR="00000000" w:rsidRPr="00000000">
              <w:rPr>
                <w:color w:val="000000"/>
                <w:u w:val="none"/>
                <w:rtl w:val="0"/>
              </w:rPr>
              <w:t xml:space="preserve">2. Overall Description</w:t>
              <w:tab/>
            </w:r>
          </w:hyperlink>
          <w:r w:rsidDel="00000000" w:rsidR="00000000" w:rsidRPr="00000000">
            <w:fldChar w:fldCharType="begin"/>
            <w:instrText xml:space="preserve"> PAGEREF _jnizsk6jvt1a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Rule="auto"/>
            <w:ind w:left="360" w:firstLine="0"/>
            <w:rPr>
              <w:color w:val="000000"/>
              <w:u w:val="none"/>
            </w:rPr>
          </w:pPr>
          <w:hyperlink w:anchor="_a8f2iii5ndrd">
            <w:r w:rsidDel="00000000" w:rsidR="00000000" w:rsidRPr="00000000">
              <w:rPr>
                <w:color w:val="000000"/>
                <w:u w:val="none"/>
                <w:rtl w:val="0"/>
              </w:rPr>
              <w:t xml:space="preserve">2.1 Product Perspective</w:t>
              <w:tab/>
            </w:r>
          </w:hyperlink>
          <w:r w:rsidDel="00000000" w:rsidR="00000000" w:rsidRPr="00000000">
            <w:fldChar w:fldCharType="begin"/>
            <w:instrText xml:space="preserve"> PAGEREF _a8f2iii5ndrd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Rule="auto"/>
            <w:ind w:left="720" w:firstLine="0"/>
            <w:rPr>
              <w:color w:val="000000"/>
              <w:u w:val="none"/>
            </w:rPr>
          </w:pPr>
          <w:hyperlink w:anchor="_cq3m7vl8fb">
            <w:r w:rsidDel="00000000" w:rsidR="00000000" w:rsidRPr="00000000">
              <w:rPr>
                <w:color w:val="000000"/>
                <w:u w:val="none"/>
                <w:rtl w:val="0"/>
              </w:rPr>
              <w:t xml:space="preserve">Latar Belakang (Inception)</w:t>
              <w:tab/>
            </w:r>
          </w:hyperlink>
          <w:r w:rsidDel="00000000" w:rsidR="00000000" w:rsidRPr="00000000">
            <w:fldChar w:fldCharType="begin"/>
            <w:instrText xml:space="preserve"> PAGEREF _cq3m7vl8fb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Rule="auto"/>
            <w:ind w:left="720" w:firstLine="0"/>
            <w:rPr>
              <w:color w:val="000000"/>
              <w:u w:val="none"/>
            </w:rPr>
          </w:pPr>
          <w:hyperlink w:anchor="_7yumwt67tb9b">
            <w:r w:rsidDel="00000000" w:rsidR="00000000" w:rsidRPr="00000000">
              <w:rPr>
                <w:color w:val="000000"/>
                <w:u w:val="none"/>
                <w:rtl w:val="0"/>
              </w:rPr>
              <w:t xml:space="preserve">Posisi Produk</w:t>
              <w:tab/>
            </w:r>
          </w:hyperlink>
          <w:r w:rsidDel="00000000" w:rsidR="00000000" w:rsidRPr="00000000">
            <w:fldChar w:fldCharType="begin"/>
            <w:instrText xml:space="preserve"> PAGEREF _7yumwt67tb9b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Rule="auto"/>
            <w:ind w:left="720" w:firstLine="0"/>
            <w:rPr>
              <w:color w:val="000000"/>
              <w:u w:val="none"/>
            </w:rPr>
          </w:pPr>
          <w:hyperlink w:anchor="_ox6oonyoayat">
            <w:r w:rsidDel="00000000" w:rsidR="00000000" w:rsidRPr="00000000">
              <w:rPr>
                <w:color w:val="000000"/>
                <w:u w:val="none"/>
                <w:rtl w:val="0"/>
              </w:rPr>
              <w:t xml:space="preserve">Arsitektur</w:t>
              <w:tab/>
            </w:r>
          </w:hyperlink>
          <w:r w:rsidDel="00000000" w:rsidR="00000000" w:rsidRPr="00000000">
            <w:fldChar w:fldCharType="begin"/>
            <w:instrText xml:space="preserve"> PAGEREF _ox6oonyoayat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Rule="auto"/>
            <w:ind w:left="360" w:firstLine="0"/>
            <w:rPr>
              <w:color w:val="000000"/>
              <w:u w:val="none"/>
            </w:rPr>
          </w:pPr>
          <w:hyperlink w:anchor="_rskpzl9jddxo">
            <w:r w:rsidDel="00000000" w:rsidR="00000000" w:rsidRPr="00000000">
              <w:rPr>
                <w:color w:val="000000"/>
                <w:u w:val="none"/>
                <w:rtl w:val="0"/>
              </w:rPr>
              <w:t xml:space="preserve">2.2 Product Functions</w:t>
              <w:tab/>
            </w:r>
          </w:hyperlink>
          <w:r w:rsidDel="00000000" w:rsidR="00000000" w:rsidRPr="00000000">
            <w:fldChar w:fldCharType="begin"/>
            <w:instrText xml:space="preserve"> PAGEREF _rskpzl9jddxo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Rule="auto"/>
            <w:ind w:left="360" w:firstLine="0"/>
            <w:rPr>
              <w:color w:val="000000"/>
              <w:u w:val="none"/>
            </w:rPr>
          </w:pPr>
          <w:hyperlink w:anchor="_9vp1e4914834">
            <w:r w:rsidDel="00000000" w:rsidR="00000000" w:rsidRPr="00000000">
              <w:rPr>
                <w:color w:val="000000"/>
                <w:u w:val="none"/>
                <w:rtl w:val="0"/>
              </w:rPr>
              <w:t xml:space="preserve">2.3 User Classes and Characteristics</w:t>
              <w:tab/>
            </w:r>
          </w:hyperlink>
          <w:r w:rsidDel="00000000" w:rsidR="00000000" w:rsidRPr="00000000">
            <w:fldChar w:fldCharType="begin"/>
            <w:instrText xml:space="preserve"> PAGEREF _9vp1e4914834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Rule="auto"/>
            <w:ind w:left="360" w:firstLine="0"/>
            <w:rPr>
              <w:color w:val="000000"/>
              <w:u w:val="none"/>
            </w:rPr>
          </w:pPr>
          <w:hyperlink w:anchor="_y2p51k1fhnqn">
            <w:r w:rsidDel="00000000" w:rsidR="00000000" w:rsidRPr="00000000">
              <w:rPr>
                <w:color w:val="000000"/>
                <w:u w:val="none"/>
                <w:rtl w:val="0"/>
              </w:rPr>
              <w:t xml:space="preserve">2.4 Operating Environment</w:t>
              <w:tab/>
            </w:r>
          </w:hyperlink>
          <w:r w:rsidDel="00000000" w:rsidR="00000000" w:rsidRPr="00000000">
            <w:fldChar w:fldCharType="begin"/>
            <w:instrText xml:space="preserve"> PAGEREF _y2p51k1fhnqn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Rule="auto"/>
            <w:ind w:left="360" w:firstLine="0"/>
            <w:rPr>
              <w:color w:val="000000"/>
              <w:u w:val="none"/>
            </w:rPr>
          </w:pPr>
          <w:hyperlink w:anchor="_plzcawzcudo6">
            <w:r w:rsidDel="00000000" w:rsidR="00000000" w:rsidRPr="00000000">
              <w:rPr>
                <w:color w:val="000000"/>
                <w:u w:val="none"/>
                <w:rtl w:val="0"/>
              </w:rPr>
              <w:t xml:space="preserve">2.5 Design and Implementation Constraints</w:t>
              <w:tab/>
            </w:r>
          </w:hyperlink>
          <w:r w:rsidDel="00000000" w:rsidR="00000000" w:rsidRPr="00000000">
            <w:fldChar w:fldCharType="begin"/>
            <w:instrText xml:space="preserve"> PAGEREF _plzcawzcudo6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Rule="auto"/>
            <w:ind w:left="360" w:firstLine="0"/>
            <w:rPr>
              <w:color w:val="000000"/>
              <w:u w:val="none"/>
            </w:rPr>
          </w:pPr>
          <w:hyperlink w:anchor="_h9c9ufgr2yr6">
            <w:r w:rsidDel="00000000" w:rsidR="00000000" w:rsidRPr="00000000">
              <w:rPr>
                <w:color w:val="000000"/>
                <w:u w:val="none"/>
                <w:rtl w:val="0"/>
              </w:rPr>
              <w:t xml:space="preserve">2.6 User Documentation</w:t>
              <w:tab/>
            </w:r>
          </w:hyperlink>
          <w:r w:rsidDel="00000000" w:rsidR="00000000" w:rsidRPr="00000000">
            <w:fldChar w:fldCharType="begin"/>
            <w:instrText xml:space="preserve"> PAGEREF _h9c9ufgr2yr6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Rule="auto"/>
            <w:ind w:left="360" w:firstLine="0"/>
            <w:rPr>
              <w:color w:val="000000"/>
              <w:u w:val="none"/>
            </w:rPr>
          </w:pPr>
          <w:hyperlink w:anchor="_t8t83tfxpml2">
            <w:r w:rsidDel="00000000" w:rsidR="00000000" w:rsidRPr="00000000">
              <w:rPr>
                <w:color w:val="000000"/>
                <w:u w:val="none"/>
                <w:rtl w:val="0"/>
              </w:rPr>
              <w:t xml:space="preserve">2.7 Assumptions and Dependencies</w:t>
              <w:tab/>
            </w:r>
          </w:hyperlink>
          <w:r w:rsidDel="00000000" w:rsidR="00000000" w:rsidRPr="00000000">
            <w:fldChar w:fldCharType="begin"/>
            <w:instrText xml:space="preserve"> PAGEREF _t8t83tfxpml2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Rule="auto"/>
            <w:ind w:left="720" w:firstLine="0"/>
            <w:rPr>
              <w:color w:val="000000"/>
              <w:u w:val="none"/>
            </w:rPr>
          </w:pPr>
          <w:hyperlink w:anchor="_cw4u14pb350r">
            <w:r w:rsidDel="00000000" w:rsidR="00000000" w:rsidRPr="00000000">
              <w:rPr>
                <w:color w:val="000000"/>
                <w:u w:val="none"/>
                <w:rtl w:val="0"/>
              </w:rPr>
              <w:t xml:space="preserve">Asumsi</w:t>
              <w:tab/>
            </w:r>
          </w:hyperlink>
          <w:r w:rsidDel="00000000" w:rsidR="00000000" w:rsidRPr="00000000">
            <w:fldChar w:fldCharType="begin"/>
            <w:instrText xml:space="preserve"> PAGEREF _cw4u14pb350r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Rule="auto"/>
            <w:ind w:left="720" w:firstLine="0"/>
            <w:rPr>
              <w:color w:val="000000"/>
              <w:u w:val="none"/>
            </w:rPr>
          </w:pPr>
          <w:hyperlink w:anchor="_ce6n0d125dk5">
            <w:r w:rsidDel="00000000" w:rsidR="00000000" w:rsidRPr="00000000">
              <w:rPr>
                <w:color w:val="000000"/>
                <w:u w:val="none"/>
                <w:rtl w:val="0"/>
              </w:rPr>
              <w:t xml:space="preserve">Dependensi</w:t>
              <w:tab/>
            </w:r>
          </w:hyperlink>
          <w:r w:rsidDel="00000000" w:rsidR="00000000" w:rsidRPr="00000000">
            <w:fldChar w:fldCharType="begin"/>
            <w:instrText xml:space="preserve"> PAGEREF _ce6n0d125dk5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Rule="auto"/>
            <w:rPr>
              <w:b w:val="1"/>
              <w:bCs w:val="1"/>
              <w:color w:val="000000"/>
              <w:u w:val="none"/>
            </w:rPr>
          </w:pPr>
          <w:hyperlink w:anchor="_lfj9esohslic">
            <w:r w:rsidDel="00000000" w:rsidR="00000000" w:rsidRPr="00000000">
              <w:rPr>
                <w:b w:val="1"/>
                <w:bCs w:val="1"/>
                <w:color w:val="000000"/>
                <w:u w:val="none"/>
                <w:rtl w:val="0"/>
              </w:rPr>
              <w:t xml:space="preserve">3. External Interface Requirements</w:t>
              <w:tab/>
            </w:r>
          </w:hyperlink>
          <w:r w:rsidDel="00000000" w:rsidR="00000000" w:rsidRPr="00000000">
            <w:fldChar w:fldCharType="begin"/>
            <w:instrText xml:space="preserve"> PAGEREF _lfj9esohslic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Rule="auto"/>
            <w:ind w:left="720" w:firstLine="0"/>
            <w:rPr>
              <w:color w:val="000000"/>
              <w:u w:val="none"/>
            </w:rPr>
          </w:pPr>
          <w:hyperlink w:anchor="_98dx8gkzb060">
            <w:r w:rsidDel="00000000" w:rsidR="00000000" w:rsidRPr="00000000">
              <w:rPr>
                <w:color w:val="000000"/>
                <w:u w:val="none"/>
                <w:rtl w:val="0"/>
              </w:rPr>
              <w:t xml:space="preserve">3.1 User Interfaces</w:t>
              <w:tab/>
            </w:r>
          </w:hyperlink>
          <w:r w:rsidDel="00000000" w:rsidR="00000000" w:rsidRPr="00000000">
            <w:fldChar w:fldCharType="begin"/>
            <w:instrText xml:space="preserve"> PAGEREF _98dx8gkzb060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Rule="auto"/>
            <w:ind w:left="360" w:firstLine="0"/>
            <w:rPr>
              <w:color w:val="000000"/>
              <w:u w:val="none"/>
            </w:rPr>
          </w:pPr>
          <w:hyperlink w:anchor="_nzcnx6o72gyj">
            <w:r w:rsidDel="00000000" w:rsidR="00000000" w:rsidRPr="00000000">
              <w:rPr>
                <w:color w:val="000000"/>
                <w:u w:val="none"/>
                <w:rtl w:val="0"/>
              </w:rPr>
              <w:t xml:space="preserve">3.2 Hardware Interfaces</w:t>
              <w:tab/>
            </w:r>
          </w:hyperlink>
          <w:r w:rsidDel="00000000" w:rsidR="00000000" w:rsidRPr="00000000">
            <w:fldChar w:fldCharType="begin"/>
            <w:instrText xml:space="preserve"> PAGEREF _nzcnx6o72gyj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Rule="auto"/>
            <w:ind w:left="360" w:firstLine="0"/>
            <w:rPr>
              <w:color w:val="000000"/>
              <w:u w:val="none"/>
            </w:rPr>
          </w:pPr>
          <w:hyperlink w:anchor="_4jdgh77luygw">
            <w:r w:rsidDel="00000000" w:rsidR="00000000" w:rsidRPr="00000000">
              <w:rPr>
                <w:color w:val="000000"/>
                <w:u w:val="none"/>
                <w:rtl w:val="0"/>
              </w:rPr>
              <w:t xml:space="preserve">3.3 Software Interfaces</w:t>
              <w:tab/>
            </w:r>
          </w:hyperlink>
          <w:r w:rsidDel="00000000" w:rsidR="00000000" w:rsidRPr="00000000">
            <w:fldChar w:fldCharType="begin"/>
            <w:instrText xml:space="preserve"> PAGEREF _4jdgh77luygw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Rule="auto"/>
            <w:ind w:left="360" w:firstLine="0"/>
            <w:rPr>
              <w:color w:val="000000"/>
              <w:u w:val="none"/>
            </w:rPr>
          </w:pPr>
          <w:hyperlink w:anchor="_z3aiwwb7sxcb">
            <w:r w:rsidDel="00000000" w:rsidR="00000000" w:rsidRPr="00000000">
              <w:rPr>
                <w:color w:val="000000"/>
                <w:u w:val="none"/>
                <w:rtl w:val="0"/>
              </w:rPr>
              <w:t xml:space="preserve">3.4 Communications Interfaces</w:t>
              <w:tab/>
            </w:r>
          </w:hyperlink>
          <w:r w:rsidDel="00000000" w:rsidR="00000000" w:rsidRPr="00000000">
            <w:fldChar w:fldCharType="begin"/>
            <w:instrText xml:space="preserve"> PAGEREF _z3aiwwb7sxcb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Rule="auto"/>
            <w:rPr>
              <w:b w:val="1"/>
              <w:bCs w:val="1"/>
              <w:color w:val="000000"/>
              <w:u w:val="none"/>
            </w:rPr>
          </w:pPr>
          <w:hyperlink w:anchor="_ajax8tsgm79o">
            <w:r w:rsidDel="00000000" w:rsidR="00000000" w:rsidRPr="00000000">
              <w:rPr>
                <w:b w:val="1"/>
                <w:bCs w:val="1"/>
                <w:color w:val="000000"/>
                <w:u w:val="none"/>
                <w:rtl w:val="0"/>
              </w:rPr>
              <w:t xml:space="preserve">4. System Features</w:t>
              <w:tab/>
            </w:r>
          </w:hyperlink>
          <w:r w:rsidDel="00000000" w:rsidR="00000000" w:rsidRPr="00000000">
            <w:fldChar w:fldCharType="begin"/>
            <w:instrText xml:space="preserve"> PAGEREF _ajax8tsgm79o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Rule="auto"/>
            <w:ind w:left="360" w:firstLine="0"/>
            <w:rPr>
              <w:color w:val="000000"/>
              <w:u w:val="none"/>
            </w:rPr>
          </w:pPr>
          <w:hyperlink w:anchor="_9hf95t9bji58">
            <w:r w:rsidDel="00000000" w:rsidR="00000000" w:rsidRPr="00000000">
              <w:rPr>
                <w:color w:val="000000"/>
                <w:u w:val="none"/>
                <w:rtl w:val="0"/>
              </w:rPr>
              <w:t xml:space="preserve">4.1 Manajemen Data Mata Kuliah</w:t>
              <w:tab/>
            </w:r>
          </w:hyperlink>
          <w:r w:rsidDel="00000000" w:rsidR="00000000" w:rsidRPr="00000000">
            <w:fldChar w:fldCharType="begin"/>
            <w:instrText xml:space="preserve"> PAGEREF _9hf95t9bji58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Rule="auto"/>
            <w:ind w:left="720" w:firstLine="0"/>
            <w:rPr>
              <w:color w:val="000000"/>
              <w:u w:val="none"/>
            </w:rPr>
          </w:pPr>
          <w:hyperlink w:anchor="_bahqktgywx3d">
            <w:r w:rsidDel="00000000" w:rsidR="00000000" w:rsidRPr="00000000">
              <w:rPr>
                <w:color w:val="000000"/>
                <w:u w:val="none"/>
                <w:rtl w:val="0"/>
              </w:rPr>
              <w:t xml:space="preserve">4.1.1 Description and Priority</w:t>
              <w:tab/>
            </w:r>
          </w:hyperlink>
          <w:r w:rsidDel="00000000" w:rsidR="00000000" w:rsidRPr="00000000">
            <w:fldChar w:fldCharType="begin"/>
            <w:instrText xml:space="preserve"> PAGEREF _bahqktgywx3d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Rule="auto"/>
            <w:ind w:left="720" w:firstLine="0"/>
            <w:rPr>
              <w:color w:val="000000"/>
              <w:u w:val="none"/>
            </w:rPr>
          </w:pPr>
          <w:hyperlink w:anchor="_hhnc7o3noyjj">
            <w:r w:rsidDel="00000000" w:rsidR="00000000" w:rsidRPr="00000000">
              <w:rPr>
                <w:color w:val="000000"/>
                <w:u w:val="none"/>
                <w:rtl w:val="0"/>
              </w:rPr>
              <w:t xml:space="preserve">4.1.2 Stimulus/Response Sequences</w:t>
              <w:tab/>
            </w:r>
          </w:hyperlink>
          <w:r w:rsidDel="00000000" w:rsidR="00000000" w:rsidRPr="00000000">
            <w:fldChar w:fldCharType="begin"/>
            <w:instrText xml:space="preserve"> PAGEREF _hhnc7o3noyjj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Rule="auto"/>
            <w:ind w:left="720" w:firstLine="0"/>
            <w:rPr>
              <w:color w:val="000000"/>
              <w:u w:val="none"/>
            </w:rPr>
          </w:pPr>
          <w:hyperlink w:anchor="_kf831fq8rh32">
            <w:r w:rsidDel="00000000" w:rsidR="00000000" w:rsidRPr="00000000">
              <w:rPr>
                <w:color w:val="000000"/>
                <w:u w:val="none"/>
                <w:rtl w:val="0"/>
              </w:rPr>
              <w:t xml:space="preserve">4.1.3 Functional Requirements</w:t>
              <w:tab/>
            </w:r>
          </w:hyperlink>
          <w:r w:rsidDel="00000000" w:rsidR="00000000" w:rsidRPr="00000000">
            <w:fldChar w:fldCharType="begin"/>
            <w:instrText xml:space="preserve"> PAGEREF _kf831fq8rh32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Rule="auto"/>
            <w:ind w:left="360" w:firstLine="0"/>
            <w:rPr>
              <w:color w:val="000000"/>
              <w:u w:val="none"/>
            </w:rPr>
          </w:pPr>
          <w:hyperlink w:anchor="_xzn6jpteqbwr">
            <w:r w:rsidDel="00000000" w:rsidR="00000000" w:rsidRPr="00000000">
              <w:rPr>
                <w:color w:val="000000"/>
                <w:u w:val="none"/>
                <w:rtl w:val="0"/>
              </w:rPr>
              <w:t xml:space="preserve">4.2 Manajemen Data Mahasiswa per Mata Kuliah</w:t>
              <w:tab/>
            </w:r>
          </w:hyperlink>
          <w:r w:rsidDel="00000000" w:rsidR="00000000" w:rsidRPr="00000000">
            <w:fldChar w:fldCharType="begin"/>
            <w:instrText xml:space="preserve"> PAGEREF _xzn6jpteqbwr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Rule="auto"/>
            <w:ind w:left="720" w:firstLine="0"/>
            <w:rPr>
              <w:color w:val="000000"/>
              <w:u w:val="none"/>
            </w:rPr>
          </w:pPr>
          <w:hyperlink w:anchor="_afueks7ykame">
            <w:r w:rsidDel="00000000" w:rsidR="00000000" w:rsidRPr="00000000">
              <w:rPr>
                <w:color w:val="000000"/>
                <w:u w:val="none"/>
                <w:rtl w:val="0"/>
              </w:rPr>
              <w:t xml:space="preserve">4.2.1 Description and Priority</w:t>
              <w:tab/>
            </w:r>
          </w:hyperlink>
          <w:r w:rsidDel="00000000" w:rsidR="00000000" w:rsidRPr="00000000">
            <w:fldChar w:fldCharType="begin"/>
            <w:instrText xml:space="preserve"> PAGEREF _afueks7ykame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Rule="auto"/>
            <w:ind w:left="720" w:firstLine="0"/>
            <w:rPr>
              <w:color w:val="000000"/>
              <w:u w:val="none"/>
            </w:rPr>
          </w:pPr>
          <w:hyperlink w:anchor="_bih82w7772i6">
            <w:r w:rsidDel="00000000" w:rsidR="00000000" w:rsidRPr="00000000">
              <w:rPr>
                <w:color w:val="000000"/>
                <w:u w:val="none"/>
                <w:rtl w:val="0"/>
              </w:rPr>
              <w:t xml:space="preserve">4.2.2 Stimulus/Response Sequences</w:t>
              <w:tab/>
            </w:r>
          </w:hyperlink>
          <w:r w:rsidDel="00000000" w:rsidR="00000000" w:rsidRPr="00000000">
            <w:fldChar w:fldCharType="begin"/>
            <w:instrText xml:space="preserve"> PAGEREF _bih82w7772i6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Rule="auto"/>
            <w:ind w:left="720" w:firstLine="0"/>
            <w:rPr>
              <w:color w:val="000000"/>
              <w:u w:val="none"/>
            </w:rPr>
          </w:pPr>
          <w:hyperlink w:anchor="_4jhfvqycop8s">
            <w:r w:rsidDel="00000000" w:rsidR="00000000" w:rsidRPr="00000000">
              <w:rPr>
                <w:color w:val="000000"/>
                <w:u w:val="none"/>
                <w:rtl w:val="0"/>
              </w:rPr>
              <w:t xml:space="preserve">4.2.3 Functional Requirements</w:t>
              <w:tab/>
            </w:r>
          </w:hyperlink>
          <w:r w:rsidDel="00000000" w:rsidR="00000000" w:rsidRPr="00000000">
            <w:fldChar w:fldCharType="begin"/>
            <w:instrText xml:space="preserve"> PAGEREF _4jhfvqycop8s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Rule="auto"/>
            <w:ind w:left="360" w:firstLine="0"/>
            <w:rPr>
              <w:color w:val="000000"/>
              <w:u w:val="none"/>
            </w:rPr>
          </w:pPr>
          <w:hyperlink w:anchor="_p6tabwehd1bb">
            <w:r w:rsidDel="00000000" w:rsidR="00000000" w:rsidRPr="00000000">
              <w:rPr>
                <w:color w:val="000000"/>
                <w:u w:val="none"/>
                <w:rtl w:val="0"/>
              </w:rPr>
              <w:t xml:space="preserve">4.3 Input Nilai Komponen</w:t>
              <w:tab/>
            </w:r>
          </w:hyperlink>
          <w:r w:rsidDel="00000000" w:rsidR="00000000" w:rsidRPr="00000000">
            <w:fldChar w:fldCharType="begin"/>
            <w:instrText xml:space="preserve"> PAGEREF _p6tabwehd1bb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Rule="auto"/>
            <w:ind w:left="720" w:firstLine="0"/>
            <w:rPr>
              <w:color w:val="000000"/>
              <w:u w:val="none"/>
            </w:rPr>
          </w:pPr>
          <w:hyperlink w:anchor="_16lrr97y9s37">
            <w:r w:rsidDel="00000000" w:rsidR="00000000" w:rsidRPr="00000000">
              <w:rPr>
                <w:color w:val="000000"/>
                <w:u w:val="none"/>
                <w:rtl w:val="0"/>
              </w:rPr>
              <w:t xml:space="preserve">4.3.1 Description and Priority</w:t>
              <w:tab/>
            </w:r>
          </w:hyperlink>
          <w:r w:rsidDel="00000000" w:rsidR="00000000" w:rsidRPr="00000000">
            <w:fldChar w:fldCharType="begin"/>
            <w:instrText xml:space="preserve"> PAGEREF _16lrr97y9s37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Rule="auto"/>
            <w:ind w:left="720" w:firstLine="0"/>
            <w:rPr>
              <w:color w:val="000000"/>
              <w:u w:val="none"/>
            </w:rPr>
          </w:pPr>
          <w:hyperlink w:anchor="_yt5endgurcdo">
            <w:r w:rsidDel="00000000" w:rsidR="00000000" w:rsidRPr="00000000">
              <w:rPr>
                <w:color w:val="000000"/>
                <w:u w:val="none"/>
                <w:rtl w:val="0"/>
              </w:rPr>
              <w:t xml:space="preserve">4.3.2 Stimulus/Response Sequences</w:t>
              <w:tab/>
            </w:r>
          </w:hyperlink>
          <w:r w:rsidDel="00000000" w:rsidR="00000000" w:rsidRPr="00000000">
            <w:fldChar w:fldCharType="begin"/>
            <w:instrText xml:space="preserve"> PAGEREF _yt5endgurcdo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Rule="auto"/>
            <w:ind w:left="720" w:firstLine="0"/>
            <w:rPr>
              <w:color w:val="000000"/>
              <w:u w:val="none"/>
            </w:rPr>
          </w:pPr>
          <w:hyperlink w:anchor="_b1sidiicrq8">
            <w:r w:rsidDel="00000000" w:rsidR="00000000" w:rsidRPr="00000000">
              <w:rPr>
                <w:color w:val="000000"/>
                <w:u w:val="none"/>
                <w:rtl w:val="0"/>
              </w:rPr>
              <w:t xml:space="preserve">4.3.3 Functional Requirements</w:t>
              <w:tab/>
            </w:r>
          </w:hyperlink>
          <w:r w:rsidDel="00000000" w:rsidR="00000000" w:rsidRPr="00000000">
            <w:fldChar w:fldCharType="begin"/>
            <w:instrText xml:space="preserve"> PAGEREF _b1sidiicrq8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Rule="auto"/>
            <w:ind w:left="360" w:firstLine="0"/>
            <w:rPr>
              <w:color w:val="000000"/>
              <w:u w:val="none"/>
            </w:rPr>
          </w:pPr>
          <w:hyperlink w:anchor="_powetxxlabyv">
            <w:r w:rsidDel="00000000" w:rsidR="00000000" w:rsidRPr="00000000">
              <w:rPr>
                <w:color w:val="000000"/>
                <w:u w:val="none"/>
                <w:rtl w:val="0"/>
              </w:rPr>
              <w:t xml:space="preserve">4.4 Perhitungan Nilai Akhir dan Konversi Nilai Huruf</w:t>
              <w:tab/>
            </w:r>
          </w:hyperlink>
          <w:r w:rsidDel="00000000" w:rsidR="00000000" w:rsidRPr="00000000">
            <w:fldChar w:fldCharType="begin"/>
            <w:instrText xml:space="preserve"> PAGEREF _powetxxlabyv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Rule="auto"/>
            <w:ind w:left="720" w:firstLine="0"/>
            <w:rPr>
              <w:color w:val="000000"/>
              <w:u w:val="none"/>
            </w:rPr>
          </w:pPr>
          <w:hyperlink w:anchor="_mm2c3ycubimt">
            <w:r w:rsidDel="00000000" w:rsidR="00000000" w:rsidRPr="00000000">
              <w:rPr>
                <w:color w:val="000000"/>
                <w:u w:val="none"/>
                <w:rtl w:val="0"/>
              </w:rPr>
              <w:t xml:space="preserve">4.4.1 Description and Priority</w:t>
              <w:tab/>
            </w:r>
          </w:hyperlink>
          <w:r w:rsidDel="00000000" w:rsidR="00000000" w:rsidRPr="00000000">
            <w:fldChar w:fldCharType="begin"/>
            <w:instrText xml:space="preserve"> PAGEREF _mm2c3ycubimt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Rule="auto"/>
            <w:ind w:left="720" w:firstLine="0"/>
            <w:rPr>
              <w:color w:val="000000"/>
              <w:u w:val="none"/>
            </w:rPr>
          </w:pPr>
          <w:hyperlink w:anchor="_3uyfr4b02ya9">
            <w:r w:rsidDel="00000000" w:rsidR="00000000" w:rsidRPr="00000000">
              <w:rPr>
                <w:color w:val="000000"/>
                <w:u w:val="none"/>
                <w:rtl w:val="0"/>
              </w:rPr>
              <w:t xml:space="preserve">4.4.2 Stimulus/Response Sequences</w:t>
              <w:tab/>
            </w:r>
          </w:hyperlink>
          <w:r w:rsidDel="00000000" w:rsidR="00000000" w:rsidRPr="00000000">
            <w:fldChar w:fldCharType="begin"/>
            <w:instrText xml:space="preserve"> PAGEREF _3uyfr4b02ya9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Rule="auto"/>
            <w:ind w:left="720" w:firstLine="0"/>
            <w:rPr>
              <w:color w:val="000000"/>
              <w:u w:val="none"/>
            </w:rPr>
          </w:pPr>
          <w:hyperlink w:anchor="_ed9ukvlo3d72">
            <w:r w:rsidDel="00000000" w:rsidR="00000000" w:rsidRPr="00000000">
              <w:rPr>
                <w:color w:val="000000"/>
                <w:u w:val="none"/>
                <w:rtl w:val="0"/>
              </w:rPr>
              <w:t xml:space="preserve">4.4.3 Functional Requirements</w:t>
              <w:tab/>
            </w:r>
          </w:hyperlink>
          <w:r w:rsidDel="00000000" w:rsidR="00000000" w:rsidRPr="00000000">
            <w:fldChar w:fldCharType="begin"/>
            <w:instrText xml:space="preserve"> PAGEREF _ed9ukvlo3d72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Rule="auto"/>
            <w:ind w:left="360" w:firstLine="0"/>
            <w:rPr>
              <w:color w:val="000000"/>
              <w:u w:val="none"/>
            </w:rPr>
          </w:pPr>
          <w:hyperlink w:anchor="_deomgy3vq7zr">
            <w:r w:rsidDel="00000000" w:rsidR="00000000" w:rsidRPr="00000000">
              <w:rPr>
                <w:color w:val="000000"/>
                <w:u w:val="none"/>
                <w:rtl w:val="0"/>
              </w:rPr>
              <w:t xml:space="preserve">4.5 Ekspor Hasil ke File Excel (.xlsx)</w:t>
              <w:tab/>
            </w:r>
          </w:hyperlink>
          <w:r w:rsidDel="00000000" w:rsidR="00000000" w:rsidRPr="00000000">
            <w:fldChar w:fldCharType="begin"/>
            <w:instrText xml:space="preserve"> PAGEREF _deomgy3vq7zr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Rule="auto"/>
            <w:ind w:left="720" w:firstLine="0"/>
            <w:rPr>
              <w:color w:val="000000"/>
              <w:u w:val="none"/>
            </w:rPr>
          </w:pPr>
          <w:hyperlink w:anchor="_yirtiaf43c7w">
            <w:r w:rsidDel="00000000" w:rsidR="00000000" w:rsidRPr="00000000">
              <w:rPr>
                <w:color w:val="000000"/>
                <w:u w:val="none"/>
                <w:rtl w:val="0"/>
              </w:rPr>
              <w:t xml:space="preserve">4.5.1 Description and Priority</w:t>
              <w:tab/>
            </w:r>
          </w:hyperlink>
          <w:r w:rsidDel="00000000" w:rsidR="00000000" w:rsidRPr="00000000">
            <w:fldChar w:fldCharType="begin"/>
            <w:instrText xml:space="preserve"> PAGEREF _yirtiaf43c7w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Rule="auto"/>
            <w:ind w:left="720" w:firstLine="0"/>
            <w:rPr>
              <w:color w:val="000000"/>
              <w:u w:val="none"/>
            </w:rPr>
          </w:pPr>
          <w:hyperlink w:anchor="_p50gvsuchc4i">
            <w:r w:rsidDel="00000000" w:rsidR="00000000" w:rsidRPr="00000000">
              <w:rPr>
                <w:color w:val="000000"/>
                <w:u w:val="none"/>
                <w:rtl w:val="0"/>
              </w:rPr>
              <w:t xml:space="preserve">4.5.2 Stimulus/Response Sequences</w:t>
              <w:tab/>
            </w:r>
          </w:hyperlink>
          <w:r w:rsidDel="00000000" w:rsidR="00000000" w:rsidRPr="00000000">
            <w:fldChar w:fldCharType="begin"/>
            <w:instrText xml:space="preserve"> PAGEREF _p50gvsuchc4i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Rule="auto"/>
            <w:ind w:left="720" w:firstLine="0"/>
            <w:rPr>
              <w:color w:val="000000"/>
              <w:u w:val="none"/>
            </w:rPr>
          </w:pPr>
          <w:hyperlink w:anchor="_3pw6dxe87is8">
            <w:r w:rsidDel="00000000" w:rsidR="00000000" w:rsidRPr="00000000">
              <w:rPr>
                <w:color w:val="000000"/>
                <w:u w:val="none"/>
                <w:rtl w:val="0"/>
              </w:rPr>
              <w:t xml:space="preserve">4.5.3 Functional Requirements</w:t>
              <w:tab/>
            </w:r>
          </w:hyperlink>
          <w:r w:rsidDel="00000000" w:rsidR="00000000" w:rsidRPr="00000000">
            <w:fldChar w:fldCharType="begin"/>
            <w:instrText xml:space="preserve"> PAGEREF _3pw6dxe87is8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Rule="auto"/>
            <w:rPr>
              <w:b w:val="1"/>
              <w:bCs w:val="1"/>
              <w:color w:val="000000"/>
              <w:u w:val="none"/>
            </w:rPr>
          </w:pPr>
          <w:hyperlink w:anchor="_v1qb6rggoj24">
            <w:r w:rsidDel="00000000" w:rsidR="00000000" w:rsidRPr="00000000">
              <w:rPr>
                <w:b w:val="1"/>
                <w:bCs w:val="1"/>
                <w:color w:val="000000"/>
                <w:u w:val="none"/>
                <w:rtl w:val="0"/>
              </w:rPr>
              <w:t xml:space="preserve">5. Other Nonfunctional Requirements</w:t>
              <w:tab/>
            </w:r>
          </w:hyperlink>
          <w:r w:rsidDel="00000000" w:rsidR="00000000" w:rsidRPr="00000000">
            <w:fldChar w:fldCharType="begin"/>
            <w:instrText xml:space="preserve"> PAGEREF _v1qb6rggoj24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Rule="auto"/>
            <w:ind w:left="360" w:firstLine="0"/>
            <w:rPr>
              <w:color w:val="000000"/>
              <w:u w:val="none"/>
            </w:rPr>
          </w:pPr>
          <w:hyperlink w:anchor="_ihflm6yu2vh">
            <w:r w:rsidDel="00000000" w:rsidR="00000000" w:rsidRPr="00000000">
              <w:rPr>
                <w:color w:val="000000"/>
                <w:u w:val="none"/>
                <w:rtl w:val="0"/>
              </w:rPr>
              <w:t xml:space="preserve">5.1 Performance Requirements</w:t>
              <w:tab/>
            </w:r>
          </w:hyperlink>
          <w:r w:rsidDel="00000000" w:rsidR="00000000" w:rsidRPr="00000000">
            <w:fldChar w:fldCharType="begin"/>
            <w:instrText xml:space="preserve"> PAGEREF _ihflm6yu2vh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Rule="auto"/>
            <w:ind w:left="360" w:firstLine="0"/>
            <w:rPr>
              <w:color w:val="000000"/>
              <w:u w:val="none"/>
            </w:rPr>
          </w:pPr>
          <w:hyperlink w:anchor="_9rfex15zo76q">
            <w:r w:rsidDel="00000000" w:rsidR="00000000" w:rsidRPr="00000000">
              <w:rPr>
                <w:color w:val="000000"/>
                <w:u w:val="none"/>
                <w:rtl w:val="0"/>
              </w:rPr>
              <w:t xml:space="preserve">5.2 Safety Requirements</w:t>
              <w:tab/>
            </w:r>
          </w:hyperlink>
          <w:r w:rsidDel="00000000" w:rsidR="00000000" w:rsidRPr="00000000">
            <w:fldChar w:fldCharType="begin"/>
            <w:instrText xml:space="preserve"> PAGEREF _9rfex15zo76q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Rule="auto"/>
            <w:ind w:left="360" w:firstLine="0"/>
            <w:rPr>
              <w:color w:val="000000"/>
              <w:u w:val="none"/>
            </w:rPr>
          </w:pPr>
          <w:hyperlink w:anchor="_h9s5je6wo5ad">
            <w:r w:rsidDel="00000000" w:rsidR="00000000" w:rsidRPr="00000000">
              <w:rPr>
                <w:color w:val="000000"/>
                <w:u w:val="none"/>
                <w:rtl w:val="0"/>
              </w:rPr>
              <w:t xml:space="preserve">5.3 Security Requirements</w:t>
              <w:tab/>
            </w:r>
          </w:hyperlink>
          <w:r w:rsidDel="00000000" w:rsidR="00000000" w:rsidRPr="00000000">
            <w:fldChar w:fldCharType="begin"/>
            <w:instrText xml:space="preserve"> PAGEREF _h9s5je6wo5ad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Rule="auto"/>
            <w:ind w:left="360" w:firstLine="0"/>
            <w:rPr>
              <w:color w:val="000000"/>
              <w:u w:val="none"/>
            </w:rPr>
          </w:pPr>
          <w:hyperlink w:anchor="_u737hc7o86ke">
            <w:r w:rsidDel="00000000" w:rsidR="00000000" w:rsidRPr="00000000">
              <w:rPr>
                <w:color w:val="000000"/>
                <w:u w:val="none"/>
                <w:rtl w:val="0"/>
              </w:rPr>
              <w:t xml:space="preserve">5.4 Software Quality Attributes</w:t>
              <w:tab/>
            </w:r>
          </w:hyperlink>
          <w:r w:rsidDel="00000000" w:rsidR="00000000" w:rsidRPr="00000000">
            <w:fldChar w:fldCharType="begin"/>
            <w:instrText xml:space="preserve"> PAGEREF _u737hc7o86ke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Rule="auto"/>
            <w:ind w:left="360" w:firstLine="0"/>
            <w:rPr>
              <w:color w:val="000000"/>
              <w:u w:val="none"/>
            </w:rPr>
          </w:pPr>
          <w:hyperlink w:anchor="_p2q38r52148o">
            <w:r w:rsidDel="00000000" w:rsidR="00000000" w:rsidRPr="00000000">
              <w:rPr>
                <w:color w:val="000000"/>
                <w:u w:val="none"/>
                <w:rtl w:val="0"/>
              </w:rPr>
              <w:t xml:space="preserve">5.5 Business Rules</w:t>
              <w:tab/>
            </w:r>
          </w:hyperlink>
          <w:r w:rsidDel="00000000" w:rsidR="00000000" w:rsidRPr="00000000">
            <w:fldChar w:fldCharType="begin"/>
            <w:instrText xml:space="preserve"> PAGEREF _p2q38r52148o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Rule="auto"/>
            <w:rPr>
              <w:b w:val="1"/>
              <w:bCs w:val="1"/>
              <w:color w:val="000000"/>
              <w:u w:val="none"/>
            </w:rPr>
          </w:pPr>
          <w:hyperlink w:anchor="_d41c42svyqjj">
            <w:r w:rsidDel="00000000" w:rsidR="00000000" w:rsidRPr="00000000">
              <w:rPr>
                <w:b w:val="1"/>
                <w:bCs w:val="1"/>
                <w:color w:val="000000"/>
                <w:u w:val="none"/>
                <w:rtl w:val="0"/>
              </w:rPr>
              <w:t xml:space="preserve">6. Other Requirements</w:t>
              <w:tab/>
            </w:r>
          </w:hyperlink>
          <w:r w:rsidDel="00000000" w:rsidR="00000000" w:rsidRPr="00000000">
            <w:fldChar w:fldCharType="begin"/>
            <w:instrText xml:space="preserve"> PAGEREF _d41c42svyqjj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Rule="auto"/>
            <w:ind w:left="360" w:firstLine="0"/>
            <w:rPr>
              <w:color w:val="000000"/>
              <w:u w:val="none"/>
            </w:rPr>
          </w:pPr>
          <w:hyperlink w:anchor="_3mtw82tfizw2">
            <w:r w:rsidDel="00000000" w:rsidR="00000000" w:rsidRPr="00000000">
              <w:rPr>
                <w:color w:val="000000"/>
                <w:u w:val="none"/>
                <w:rtl w:val="0"/>
              </w:rPr>
              <w:t xml:space="preserve">6.1 Database Requirements</w:t>
              <w:tab/>
            </w:r>
          </w:hyperlink>
          <w:r w:rsidDel="00000000" w:rsidR="00000000" w:rsidRPr="00000000">
            <w:fldChar w:fldCharType="begin"/>
            <w:instrText xml:space="preserve"> PAGEREF _3mtw82tfizw2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Rule="auto"/>
            <w:ind w:left="360" w:firstLine="0"/>
            <w:rPr>
              <w:color w:val="000000"/>
              <w:u w:val="none"/>
            </w:rPr>
          </w:pPr>
          <w:hyperlink w:anchor="_kr36y2aptgot">
            <w:r w:rsidDel="00000000" w:rsidR="00000000" w:rsidRPr="00000000">
              <w:rPr>
                <w:color w:val="000000"/>
                <w:u w:val="none"/>
                <w:rtl w:val="0"/>
              </w:rPr>
              <w:t xml:space="preserve">6.2 Rekomendasi Technology Stack</w:t>
              <w:tab/>
            </w:r>
          </w:hyperlink>
          <w:r w:rsidDel="00000000" w:rsidR="00000000" w:rsidRPr="00000000">
            <w:fldChar w:fldCharType="begin"/>
            <w:instrText xml:space="preserve"> PAGEREF _kr36y2aptgot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Rule="auto"/>
            <w:ind w:left="360" w:firstLine="0"/>
            <w:rPr>
              <w:color w:val="000000"/>
              <w:u w:val="none"/>
            </w:rPr>
          </w:pPr>
          <w:hyperlink w:anchor="_1xcc5xxsta9r">
            <w:r w:rsidDel="00000000" w:rsidR="00000000" w:rsidRPr="00000000">
              <w:rPr>
                <w:color w:val="000000"/>
                <w:u w:val="none"/>
                <w:rtl w:val="0"/>
              </w:rPr>
              <w:t xml:space="preserve">6.3 Internationalization</w:t>
              <w:tab/>
            </w:r>
          </w:hyperlink>
          <w:r w:rsidDel="00000000" w:rsidR="00000000" w:rsidRPr="00000000">
            <w:fldChar w:fldCharType="begin"/>
            <w:instrText xml:space="preserve"> PAGEREF _1xcc5xxsta9r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Rule="auto"/>
            <w:rPr>
              <w:b w:val="1"/>
              <w:bCs w:val="1"/>
              <w:color w:val="000000"/>
              <w:u w:val="none"/>
            </w:rPr>
          </w:pPr>
          <w:hyperlink w:anchor="_diai6m238e3">
            <w:r w:rsidDel="00000000" w:rsidR="00000000" w:rsidRPr="00000000">
              <w:rPr>
                <w:b w:val="1"/>
                <w:bCs w:val="1"/>
                <w:color w:val="000000"/>
                <w:u w:val="none"/>
                <w:rtl w:val="0"/>
              </w:rPr>
              <w:t xml:space="preserve">Appendix A: Glossary</w:t>
              <w:tab/>
            </w:r>
          </w:hyperlink>
          <w:r w:rsidDel="00000000" w:rsidR="00000000" w:rsidRPr="00000000">
            <w:fldChar w:fldCharType="begin"/>
            <w:instrText xml:space="preserve"> PAGEREF _diai6m238e3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Rule="auto"/>
            <w:rPr>
              <w:b w:val="1"/>
              <w:bCs w:val="1"/>
              <w:color w:val="000000"/>
              <w:u w:val="none"/>
            </w:rPr>
          </w:pPr>
          <w:hyperlink w:anchor="_d37gnum36dwp">
            <w:r w:rsidDel="00000000" w:rsidR="00000000" w:rsidRPr="00000000">
              <w:rPr>
                <w:b w:val="1"/>
                <w:bCs w:val="1"/>
                <w:color w:val="000000"/>
                <w:u w:val="none"/>
                <w:rtl w:val="0"/>
              </w:rPr>
              <w:t xml:space="preserve">Appendix B: Analysis Models</w:t>
              <w:tab/>
            </w:r>
          </w:hyperlink>
          <w:r w:rsidDel="00000000" w:rsidR="00000000" w:rsidRPr="00000000">
            <w:fldChar w:fldCharType="begin"/>
            <w:instrText xml:space="preserve"> PAGEREF _d37gnum36dwp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Rule="auto"/>
            <w:ind w:left="360" w:firstLine="0"/>
            <w:rPr>
              <w:color w:val="000000"/>
              <w:u w:val="none"/>
            </w:rPr>
          </w:pPr>
          <w:hyperlink w:anchor="_31oorcyygzvm">
            <w:r w:rsidDel="00000000" w:rsidR="00000000" w:rsidRPr="00000000">
              <w:rPr>
                <w:color w:val="000000"/>
                <w:u w:val="none"/>
                <w:rtl w:val="0"/>
              </w:rPr>
              <w:t xml:space="preserve">B.1 Diagram Konteks</w:t>
              <w:tab/>
            </w:r>
          </w:hyperlink>
          <w:r w:rsidDel="00000000" w:rsidR="00000000" w:rsidRPr="00000000">
            <w:fldChar w:fldCharType="begin"/>
            <w:instrText xml:space="preserve"> PAGEREF _31oorcyygzvm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Rule="auto"/>
            <w:ind w:left="360" w:firstLine="0"/>
            <w:rPr>
              <w:color w:val="000000"/>
              <w:u w:val="none"/>
            </w:rPr>
          </w:pPr>
          <w:hyperlink w:anchor="_o1h491b7lxro">
            <w:r w:rsidDel="00000000" w:rsidR="00000000" w:rsidRPr="00000000">
              <w:rPr>
                <w:color w:val="000000"/>
                <w:u w:val="none"/>
                <w:rtl w:val="0"/>
              </w:rPr>
              <w:t xml:space="preserve">B.2 Use Case Utama</w:t>
              <w:tab/>
            </w:r>
          </w:hyperlink>
          <w:r w:rsidDel="00000000" w:rsidR="00000000" w:rsidRPr="00000000">
            <w:fldChar w:fldCharType="begin"/>
            <w:instrText xml:space="preserve"> PAGEREF _o1h491b7lxro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Rule="auto"/>
            <w:ind w:left="360" w:firstLine="0"/>
            <w:rPr>
              <w:color w:val="000000"/>
              <w:u w:val="none"/>
            </w:rPr>
          </w:pPr>
          <w:hyperlink w:anchor="_ianf27540hbv">
            <w:r w:rsidDel="00000000" w:rsidR="00000000" w:rsidRPr="00000000">
              <w:rPr>
                <w:color w:val="000000"/>
                <w:u w:val="none"/>
                <w:rtl w:val="0"/>
              </w:rPr>
              <w:t xml:space="preserve">B.3 Data dan ERD</w:t>
              <w:tab/>
            </w:r>
          </w:hyperlink>
          <w:r w:rsidDel="00000000" w:rsidR="00000000" w:rsidRPr="00000000">
            <w:fldChar w:fldCharType="begin"/>
            <w:instrText xml:space="preserve"> PAGEREF _ianf27540hbv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DIAGRAM 1: ERD (Entity Relationship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Rule="auto"/>
            <w:ind w:left="720" w:firstLine="0"/>
            <w:rPr>
              <w:color w:val="000000"/>
              <w:u w:val="none"/>
            </w:rPr>
          </w:pPr>
          <w:hyperlink w:anchor="_wy2h2q9fgqai">
            <w:r w:rsidDel="00000000" w:rsidR="00000000" w:rsidRPr="00000000">
              <w:rPr>
                <w:color w:val="000000"/>
                <w:u w:val="none"/>
                <w:rtl w:val="0"/>
              </w:rPr>
              <w:t xml:space="preserve">DIAGRAM 2: DATA FLOW (Aliran Data)</w:t>
              <w:tab/>
            </w:r>
          </w:hyperlink>
          <w:r w:rsidDel="00000000" w:rsidR="00000000" w:rsidRPr="00000000">
            <w:fldChar w:fldCharType="begin"/>
            <w:instrText xml:space="preserve"> PAGEREF _wy2h2q9fgqai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Rule="auto"/>
            <w:ind w:left="360" w:firstLine="0"/>
            <w:rPr>
              <w:color w:val="000000"/>
              <w:u w:val="none"/>
            </w:rPr>
          </w:pPr>
          <w:hyperlink w:anchor="_nj9z28k6sx9g">
            <w:r w:rsidDel="00000000" w:rsidR="00000000" w:rsidRPr="00000000">
              <w:rPr>
                <w:color w:val="000000"/>
                <w:u w:val="none"/>
                <w:rtl w:val="0"/>
              </w:rPr>
              <w:t xml:space="preserve">B.4 DIAGRAM</w:t>
              <w:tab/>
            </w:r>
          </w:hyperlink>
          <w:r w:rsidDel="00000000" w:rsidR="00000000" w:rsidRPr="00000000">
            <w:fldChar w:fldCharType="begin"/>
            <w:instrText xml:space="preserve"> PAGEREF _nj9z28k6sx9g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Rule="auto"/>
            <w:ind w:left="720" w:firstLine="0"/>
            <w:rPr>
              <w:color w:val="000000"/>
              <w:u w:val="none"/>
            </w:rPr>
          </w:pPr>
          <w:hyperlink w:anchor="_mqef8wwi2il7">
            <w:r w:rsidDel="00000000" w:rsidR="00000000" w:rsidRPr="00000000">
              <w:rPr>
                <w:color w:val="000000"/>
                <w:u w:val="none"/>
                <w:rtl w:val="0"/>
              </w:rPr>
              <w:t xml:space="preserve">ACTIVITY DIAGRAM</w:t>
              <w:tab/>
            </w:r>
          </w:hyperlink>
          <w:r w:rsidDel="00000000" w:rsidR="00000000" w:rsidRPr="00000000">
            <w:fldChar w:fldCharType="begin"/>
            <w:instrText xml:space="preserve"> PAGEREF _mqef8wwi2il7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Rule="auto"/>
            <w:ind w:left="720" w:firstLine="0"/>
            <w:rPr>
              <w:color w:val="000000"/>
              <w:u w:val="none"/>
            </w:rPr>
          </w:pPr>
          <w:hyperlink w:anchor="_s422vaxdacn0">
            <w:r w:rsidDel="00000000" w:rsidR="00000000" w:rsidRPr="00000000">
              <w:rPr>
                <w:color w:val="000000"/>
                <w:u w:val="none"/>
                <w:rtl w:val="0"/>
              </w:rPr>
              <w:t xml:space="preserve">SEQUENCE DIAGRAM</w:t>
              <w:tab/>
            </w:r>
          </w:hyperlink>
          <w:r w:rsidDel="00000000" w:rsidR="00000000" w:rsidRPr="00000000">
            <w:fldChar w:fldCharType="begin"/>
            <w:instrText xml:space="preserve"> PAGEREF _s422vaxdacn0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Rule="auto"/>
            <w:ind w:left="720" w:firstLine="0"/>
            <w:rPr>
              <w:color w:val="000000"/>
              <w:u w:val="none"/>
            </w:rPr>
          </w:pPr>
          <w:hyperlink w:anchor="_kk1vras8q5ya">
            <w:r w:rsidDel="00000000" w:rsidR="00000000" w:rsidRPr="00000000">
              <w:rPr>
                <w:color w:val="000000"/>
                <w:u w:val="none"/>
                <w:rtl w:val="0"/>
              </w:rPr>
              <w:t xml:space="preserve">CLASS DIAGRAM</w:t>
              <w:tab/>
            </w:r>
          </w:hyperlink>
          <w:r w:rsidDel="00000000" w:rsidR="00000000" w:rsidRPr="00000000">
            <w:fldChar w:fldCharType="begin"/>
            <w:instrText xml:space="preserve"> PAGEREF _kk1vras8q5ya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Rule="auto"/>
            <w:rPr>
              <w:b w:val="1"/>
              <w:bCs w:val="1"/>
              <w:color w:val="000000"/>
              <w:u w:val="none"/>
            </w:rPr>
          </w:pPr>
          <w:hyperlink w:anchor="_np8pwdgebm09">
            <w:r w:rsidDel="00000000" w:rsidR="00000000" w:rsidRPr="00000000">
              <w:rPr>
                <w:b w:val="1"/>
                <w:bCs w:val="1"/>
                <w:color w:val="000000"/>
                <w:u w:val="none"/>
                <w:rtl w:val="0"/>
              </w:rPr>
              <w:t xml:space="preserve">Appendix C: To Be Determined List</w:t>
              <w:tab/>
            </w:r>
          </w:hyperlink>
          <w:r w:rsidDel="00000000" w:rsidR="00000000" w:rsidRPr="00000000">
            <w:fldChar w:fldCharType="begin"/>
            <w:instrText xml:space="preserve"> PAGEREF _np8pwdgebm09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Rule="auto"/>
            <w:rPr>
              <w:b w:val="1"/>
              <w:bCs w:val="1"/>
              <w:color w:val="000000"/>
              <w:u w:val="none"/>
            </w:rPr>
          </w:pPr>
          <w:hyperlink w:anchor="_yjpa6lqt7lzx">
            <w:r w:rsidDel="00000000" w:rsidR="00000000" w:rsidRPr="00000000">
              <w:rPr>
                <w:b w:val="1"/>
                <w:bCs w:val="1"/>
                <w:color w:val="000000"/>
                <w:u w:val="none"/>
                <w:rtl w:val="0"/>
              </w:rPr>
              <w:t xml:space="preserve">Appendix D: Checklist Validasi Kebutuhan</w:t>
              <w:tab/>
            </w:r>
          </w:hyperlink>
          <w:r w:rsidDel="00000000" w:rsidR="00000000" w:rsidRPr="00000000">
            <w:fldChar w:fldCharType="begin"/>
            <w:instrText xml:space="preserve"> PAGEREF _yjpa6lqt7lzx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Rule="auto"/>
            <w:ind w:left="360" w:firstLine="0"/>
            <w:rPr>
              <w:color w:val="000000"/>
              <w:u w:val="none"/>
            </w:rPr>
          </w:pPr>
          <w:hyperlink w:anchor="_elkso77qgy72">
            <w:r w:rsidDel="00000000" w:rsidR="00000000" w:rsidRPr="00000000">
              <w:rPr>
                <w:color w:val="000000"/>
                <w:u w:val="none"/>
                <w:rtl w:val="0"/>
              </w:rPr>
              <w:t xml:space="preserve">D.1 Checklist Kelengkapan (Completeness)</w:t>
              <w:tab/>
            </w:r>
          </w:hyperlink>
          <w:r w:rsidDel="00000000" w:rsidR="00000000" w:rsidRPr="00000000">
            <w:fldChar w:fldCharType="begin"/>
            <w:instrText xml:space="preserve"> PAGEREF _elkso77qgy72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Rule="auto"/>
            <w:ind w:left="360" w:firstLine="0"/>
            <w:rPr>
              <w:color w:val="000000"/>
              <w:u w:val="none"/>
            </w:rPr>
          </w:pPr>
          <w:hyperlink w:anchor="_h858utex399m">
            <w:r w:rsidDel="00000000" w:rsidR="00000000" w:rsidRPr="00000000">
              <w:rPr>
                <w:color w:val="000000"/>
                <w:u w:val="none"/>
                <w:rtl w:val="0"/>
              </w:rPr>
              <w:t xml:space="preserve">D.2 Checklist Konsistensi (Consistency)</w:t>
              <w:tab/>
            </w:r>
          </w:hyperlink>
          <w:r w:rsidDel="00000000" w:rsidR="00000000" w:rsidRPr="00000000">
            <w:fldChar w:fldCharType="begin"/>
            <w:instrText xml:space="preserve"> PAGEREF _h858utex399m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Rule="auto"/>
            <w:ind w:left="360" w:firstLine="0"/>
            <w:rPr>
              <w:color w:val="000000"/>
              <w:u w:val="none"/>
            </w:rPr>
          </w:pPr>
          <w:hyperlink w:anchor="_t10x6sfc85h9">
            <w:r w:rsidDel="00000000" w:rsidR="00000000" w:rsidRPr="00000000">
              <w:rPr>
                <w:color w:val="000000"/>
                <w:u w:val="none"/>
                <w:rtl w:val="0"/>
              </w:rPr>
              <w:t xml:space="preserve">D.3 Checklist Kelayakan (Feasibility)</w:t>
              <w:tab/>
            </w:r>
          </w:hyperlink>
          <w:r w:rsidDel="00000000" w:rsidR="00000000" w:rsidRPr="00000000">
            <w:fldChar w:fldCharType="begin"/>
            <w:instrText xml:space="preserve"> PAGEREF _t10x6sfc85h9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Rule="auto"/>
            <w:ind w:left="360" w:firstLine="0"/>
            <w:rPr>
              <w:color w:val="000000"/>
              <w:u w:val="none"/>
            </w:rPr>
          </w:pPr>
          <w:hyperlink w:anchor="_hl8qi31vwy37">
            <w:r w:rsidDel="00000000" w:rsidR="00000000" w:rsidRPr="00000000">
              <w:rPr>
                <w:color w:val="000000"/>
                <w:u w:val="none"/>
                <w:rtl w:val="0"/>
              </w:rPr>
              <w:t xml:space="preserve">D.4 Checklist Kejelasan dan Ketidakambiguan (Unambiguity)</w:t>
              <w:tab/>
            </w:r>
          </w:hyperlink>
          <w:r w:rsidDel="00000000" w:rsidR="00000000" w:rsidRPr="00000000">
            <w:fldChar w:fldCharType="begin"/>
            <w:instrText xml:space="preserve"> PAGEREF _hl8qi31vwy37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Rule="auto"/>
            <w:ind w:left="360" w:firstLine="0"/>
            <w:rPr>
              <w:color w:val="000000"/>
              <w:u w:val="none"/>
            </w:rPr>
          </w:pPr>
          <w:hyperlink w:anchor="_78f48yrtruyk">
            <w:r w:rsidDel="00000000" w:rsidR="00000000" w:rsidRPr="00000000">
              <w:rPr>
                <w:color w:val="000000"/>
                <w:u w:val="none"/>
                <w:rtl w:val="0"/>
              </w:rPr>
              <w:t xml:space="preserve">D.5 Checklist Keterujian (Testability)</w:t>
              <w:tab/>
            </w:r>
          </w:hyperlink>
          <w:r w:rsidDel="00000000" w:rsidR="00000000" w:rsidRPr="00000000">
            <w:fldChar w:fldCharType="begin"/>
            <w:instrText xml:space="preserve"> PAGEREF _78f48yrtruyk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Rule="auto"/>
            <w:ind w:left="360" w:firstLine="0"/>
            <w:rPr>
              <w:color w:val="000000"/>
              <w:u w:val="none"/>
            </w:rPr>
          </w:pPr>
          <w:hyperlink w:anchor="_mpkx2zt093yt">
            <w:r w:rsidDel="00000000" w:rsidR="00000000" w:rsidRPr="00000000">
              <w:rPr>
                <w:color w:val="000000"/>
                <w:u w:val="none"/>
                <w:rtl w:val="0"/>
              </w:rPr>
              <w:t xml:space="preserve">D.6 Keterkaitan dengan Tahapan Requirement Engineering</w:t>
              <w:tab/>
            </w:r>
          </w:hyperlink>
          <w:r w:rsidDel="00000000" w:rsidR="00000000" w:rsidRPr="00000000">
            <w:fldChar w:fldCharType="begin"/>
            <w:instrText xml:space="preserve"> PAGEREF _mpkx2zt093yt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6">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7">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8">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9">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A">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B">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C">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D">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E">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F">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0">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1">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2">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3">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4">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5">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6">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7">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8">
      <w:pPr>
        <w:pStyle w:val="Heading1"/>
        <w:spacing w:after="120" w:before="240" w:line="288" w:lineRule="auto"/>
        <w:rPr/>
      </w:pPr>
      <w:bookmarkStart w:colFirst="0" w:colLast="0" w:name="_2ppukspwx5cm" w:id="2"/>
      <w:bookmarkEnd w:id="2"/>
      <w:r w:rsidDel="00000000" w:rsidR="00000000" w:rsidRPr="00000000">
        <w:rPr>
          <w:rtl w:val="0"/>
        </w:rPr>
        <w:t xml:space="preserve">1. Introduction</w:t>
      </w:r>
    </w:p>
    <w:p w:rsidR="00000000" w:rsidDel="00000000" w:rsidP="00000000" w:rsidRDefault="00000000" w:rsidRPr="00000000" w14:paraId="00000079">
      <w:pPr>
        <w:pStyle w:val="Heading2"/>
        <w:spacing w:after="120" w:before="240" w:line="271" w:lineRule="auto"/>
        <w:rPr/>
      </w:pPr>
      <w:bookmarkStart w:colFirst="0" w:colLast="0" w:name="_sf5ppq1ud6ht" w:id="3"/>
      <w:bookmarkEnd w:id="3"/>
      <w:r w:rsidDel="00000000" w:rsidR="00000000" w:rsidRPr="00000000">
        <w:rPr>
          <w:rtl w:val="0"/>
        </w:rPr>
        <w:t xml:space="preserve">1.1 Purpose</w:t>
      </w:r>
    </w:p>
    <w:p w:rsidR="00000000" w:rsidDel="00000000" w:rsidP="00000000" w:rsidRDefault="00000000" w:rsidRPr="00000000" w14:paraId="0000007A">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Software Requirements Specification (SRS) ini menjelaskan secara lengkap kebutuhan perangkat lunak untuk </w:t>
      </w:r>
      <w:r w:rsidDel="00000000" w:rsidR="00000000" w:rsidRPr="00000000">
        <w:rPr>
          <w:rFonts w:ascii="Times New Roman" w:cs="Times New Roman" w:eastAsia="Times New Roman" w:hAnsi="Times New Roman"/>
          <w:b w:val="1"/>
          <w:bCs w:val="1"/>
          <w:rtl w:val="0"/>
        </w:rPr>
        <w:t xml:space="preserve">Web App Evaluasi Pembelajaran Versi 1.0</w:t>
      </w:r>
      <w:r w:rsidDel="00000000" w:rsidR="00000000" w:rsidRPr="00000000">
        <w:rPr>
          <w:rFonts w:ascii="Times New Roman" w:cs="Times New Roman" w:eastAsia="Times New Roman" w:hAnsi="Times New Roman"/>
          <w:rtl w:val="0"/>
        </w:rPr>
        <w:t xml:space="preserve">. Sistem ini adalah aplikasi berbasis web yang dirancang untuk membantu dosen pengampu mata kuliah dalam mengelola dan menghitung evaluasi pembelajaran mahasiswa secara otomatis, termasuk perhitungan nilai akhir, konversi nilai huruf, dan ekspor hasil evaluasi ke dalam format file Microsoft Excel (.xlsx)</w:t>
      </w:r>
    </w:p>
    <w:p w:rsidR="00000000" w:rsidDel="00000000" w:rsidP="00000000" w:rsidRDefault="00000000" w:rsidRPr="00000000" w14:paraId="0000007B">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lingkup dokumen ini mencakup seluruh subsistem dari aplikasi, mulai dari manajemen data mahasiswa, input nilai komponen (tugas, UTS, UAS), pemrosesan kalkulasi, hingga fitur ekspor data. Dokumen ini menjadi acuan utama bagi seluruh pemangku kepentingan selama siklus hidup pengembangan perangkat lunak.</w:t>
      </w:r>
    </w:p>
    <w:p w:rsidR="00000000" w:rsidDel="00000000" w:rsidP="00000000" w:rsidRDefault="00000000" w:rsidRPr="00000000" w14:paraId="0000007C">
      <w:pPr>
        <w:pStyle w:val="Heading2"/>
        <w:spacing w:after="120" w:before="240" w:line="271" w:lineRule="auto"/>
        <w:rPr/>
      </w:pPr>
      <w:bookmarkStart w:colFirst="0" w:colLast="0" w:name="_1ahn23dxg5v7" w:id="4"/>
      <w:bookmarkEnd w:id="4"/>
      <w:r w:rsidDel="00000000" w:rsidR="00000000" w:rsidRPr="00000000">
        <w:rPr>
          <w:rtl w:val="0"/>
        </w:rPr>
        <w:t xml:space="preserve">1.2 Document Conventions</w:t>
      </w:r>
    </w:p>
    <w:p w:rsidR="00000000" w:rsidDel="00000000" w:rsidP="00000000" w:rsidRDefault="00000000" w:rsidRPr="00000000" w14:paraId="0000007D">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mengikuti konvensi penulisan sebagai berikut:</w:t>
      </w:r>
    </w:p>
    <w:p w:rsidR="00000000" w:rsidDel="00000000" w:rsidP="00000000" w:rsidRDefault="00000000" w:rsidRPr="00000000" w14:paraId="0000007E">
      <w:pPr>
        <w:numPr>
          <w:ilvl w:val="0"/>
          <w:numId w:val="29"/>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Prioritas kebutuhan</w:t>
      </w:r>
      <w:r w:rsidDel="00000000" w:rsidR="00000000" w:rsidRPr="00000000">
        <w:rPr>
          <w:rFonts w:ascii="Times New Roman" w:cs="Times New Roman" w:eastAsia="Times New Roman" w:hAnsi="Times New Roman"/>
          <w:rtl w:val="0"/>
        </w:rPr>
        <w:t xml:space="preserve"> dinyatakan dengan label: </w:t>
      </w:r>
      <w:r w:rsidDel="00000000" w:rsidR="00000000" w:rsidRPr="00000000">
        <w:rPr>
          <w:rFonts w:ascii="Times New Roman" w:cs="Times New Roman" w:eastAsia="Times New Roman" w:hAnsi="Times New Roman"/>
          <w:b w:val="1"/>
          <w:bCs w:val="1"/>
          <w:rtl w:val="0"/>
        </w:rPr>
        <w:t xml:space="preserve">High</w:t>
      </w:r>
      <w:r w:rsidDel="00000000" w:rsidR="00000000" w:rsidRPr="00000000">
        <w:rPr>
          <w:rFonts w:ascii="Times New Roman" w:cs="Times New Roman" w:eastAsia="Times New Roman" w:hAnsi="Times New Roman"/>
          <w:rtl w:val="0"/>
        </w:rPr>
        <w:t xml:space="preserve"> (wajib dipenuhi), </w:t>
      </w:r>
      <w:r w:rsidDel="00000000" w:rsidR="00000000" w:rsidRPr="00000000">
        <w:rPr>
          <w:rFonts w:ascii="Times New Roman" w:cs="Times New Roman" w:eastAsia="Times New Roman" w:hAnsi="Times New Roman"/>
          <w:b w:val="1"/>
          <w:bCs w:val="1"/>
          <w:rtl w:val="0"/>
        </w:rPr>
        <w:t xml:space="preserve">Medium</w:t>
      </w:r>
      <w:r w:rsidDel="00000000" w:rsidR="00000000" w:rsidRPr="00000000">
        <w:rPr>
          <w:rFonts w:ascii="Times New Roman" w:cs="Times New Roman" w:eastAsia="Times New Roman" w:hAnsi="Times New Roman"/>
          <w:rtl w:val="0"/>
        </w:rPr>
        <w:t xml:space="preserve"> (penting namun dapat ditunda), dan </w:t>
      </w:r>
      <w:r w:rsidDel="00000000" w:rsidR="00000000" w:rsidRPr="00000000">
        <w:rPr>
          <w:rFonts w:ascii="Times New Roman" w:cs="Times New Roman" w:eastAsia="Times New Roman" w:hAnsi="Times New Roman"/>
          <w:b w:val="1"/>
          <w:bCs w:val="1"/>
          <w:rtl w:val="0"/>
        </w:rPr>
        <w:t xml:space="preserve">Low</w:t>
      </w:r>
      <w:r w:rsidDel="00000000" w:rsidR="00000000" w:rsidRPr="00000000">
        <w:rPr>
          <w:rFonts w:ascii="Times New Roman" w:cs="Times New Roman" w:eastAsia="Times New Roman" w:hAnsi="Times New Roman"/>
          <w:rtl w:val="0"/>
        </w:rPr>
        <w:t xml:space="preserve"> (opsional/nice-to-have).</w:t>
      </w:r>
    </w:p>
    <w:p w:rsidR="00000000" w:rsidDel="00000000" w:rsidP="00000000" w:rsidRDefault="00000000" w:rsidRPr="00000000" w14:paraId="0000007F">
      <w:pPr>
        <w:numPr>
          <w:ilvl w:val="0"/>
          <w:numId w:val="29"/>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fungsional diberi kode unik dengan format </w:t>
      </w:r>
      <w:r w:rsidDel="00000000" w:rsidR="00000000" w:rsidRPr="00000000">
        <w:rPr>
          <w:rFonts w:ascii="Times New Roman" w:cs="Times New Roman" w:eastAsia="Times New Roman" w:hAnsi="Times New Roman"/>
          <w:shd w:fill="f8f8fa" w:val="clear"/>
          <w:rtl w:val="0"/>
        </w:rPr>
        <w:t xml:space="preserve">REQ-X.Y</w:t>
      </w:r>
      <w:r w:rsidDel="00000000" w:rsidR="00000000" w:rsidRPr="00000000">
        <w:rPr>
          <w:rFonts w:ascii="Times New Roman" w:cs="Times New Roman" w:eastAsia="Times New Roman" w:hAnsi="Times New Roman"/>
          <w:rtl w:val="0"/>
        </w:rPr>
        <w:t xml:space="preserve"> di mana X adalah nomor fitur utama dan Y adalah nomor urut kebutuhan.</w:t>
      </w:r>
    </w:p>
    <w:p w:rsidR="00000000" w:rsidDel="00000000" w:rsidP="00000000" w:rsidRDefault="00000000" w:rsidRPr="00000000" w14:paraId="00000080">
      <w:pPr>
        <w:numPr>
          <w:ilvl w:val="0"/>
          <w:numId w:val="29"/>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Istilah teknis yang pertama kali muncul akan dicetak </w:t>
      </w:r>
      <w:r w:rsidDel="00000000" w:rsidR="00000000" w:rsidRPr="00000000">
        <w:rPr>
          <w:rFonts w:ascii="Times New Roman" w:cs="Times New Roman" w:eastAsia="Times New Roman" w:hAnsi="Times New Roman"/>
          <w:i w:val="1"/>
          <w:iCs w:val="1"/>
          <w:rtl w:val="0"/>
        </w:rPr>
        <w:t xml:space="preserve">miring</w:t>
      </w:r>
      <w:r w:rsidDel="00000000" w:rsidR="00000000" w:rsidRPr="00000000">
        <w:rPr>
          <w:rFonts w:ascii="Times New Roman" w:cs="Times New Roman" w:eastAsia="Times New Roman" w:hAnsi="Times New Roman"/>
          <w:rtl w:val="0"/>
        </w:rPr>
        <w:t xml:space="preserve"> dan didefinisikan di Appendix A: Glossary.</w:t>
      </w:r>
    </w:p>
    <w:p w:rsidR="00000000" w:rsidDel="00000000" w:rsidP="00000000" w:rsidRDefault="00000000" w:rsidRPr="00000000" w14:paraId="00000081">
      <w:pPr>
        <w:numPr>
          <w:ilvl w:val="0"/>
          <w:numId w:val="29"/>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Prioritas kebutuhan tingkat tinggi (</w:t>
      </w:r>
      <w:r w:rsidDel="00000000" w:rsidR="00000000" w:rsidRPr="00000000">
        <w:rPr>
          <w:rFonts w:ascii="Times New Roman" w:cs="Times New Roman" w:eastAsia="Times New Roman" w:hAnsi="Times New Roman"/>
          <w:i w:val="1"/>
          <w:iCs w:val="1"/>
          <w:rtl w:val="0"/>
        </w:rPr>
        <w:t xml:space="preserve">high-level</w:t>
      </w:r>
      <w:r w:rsidDel="00000000" w:rsidR="00000000" w:rsidRPr="00000000">
        <w:rPr>
          <w:rFonts w:ascii="Times New Roman" w:cs="Times New Roman" w:eastAsia="Times New Roman" w:hAnsi="Times New Roman"/>
          <w:rtl w:val="0"/>
        </w:rPr>
        <w:t xml:space="preserve">) diwariskan ke kebutuhan detail di bawahnya kecuali dinyatakan secara eksplisit berbeda.</w:t>
      </w:r>
    </w:p>
    <w:p w:rsidR="00000000" w:rsidDel="00000000" w:rsidP="00000000" w:rsidRDefault="00000000" w:rsidRPr="00000000" w14:paraId="00000082">
      <w:pPr>
        <w:pStyle w:val="Heading2"/>
        <w:spacing w:after="120" w:before="240" w:line="271" w:lineRule="auto"/>
        <w:rPr/>
      </w:pPr>
      <w:bookmarkStart w:colFirst="0" w:colLast="0" w:name="_d8zs0u6z6xst" w:id="5"/>
      <w:bookmarkEnd w:id="5"/>
      <w:r w:rsidDel="00000000" w:rsidR="00000000" w:rsidRPr="00000000">
        <w:rPr>
          <w:rtl w:val="0"/>
        </w:rPr>
        <w:t xml:space="preserve">1.3 Intended Audience and Reading Suggestions</w:t>
      </w:r>
    </w:p>
    <w:p w:rsidR="00000000" w:rsidDel="00000000" w:rsidP="00000000" w:rsidRDefault="00000000" w:rsidRPr="00000000" w14:paraId="00000083">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ditujukan untuk beberapa kelompok pembaca sebagai berikut:</w:t>
      </w:r>
    </w:p>
    <w:tbl>
      <w:tblPr>
        <w:tblStyle w:val="Table1"/>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Pembaca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Bagian yang Disarankan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Tujuan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(Pengguna Akhir)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1, Bab 2, Bab 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Memahami apa yang dapat dilakukan sistem</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 (</w:t>
            </w:r>
            <w:r w:rsidDel="00000000" w:rsidR="00000000" w:rsidRPr="00000000">
              <w:rPr>
                <w:rFonts w:ascii="Times New Roman" w:cs="Times New Roman" w:eastAsia="Times New Roman" w:hAnsi="Times New Roman"/>
                <w:i w:val="1"/>
                <w:iCs w:val="1"/>
                <w:rtl w:val="0"/>
              </w:rPr>
              <w:t xml:space="preserve">Developer</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3, Bab 4, Bab 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Memahami spesifikasi teknis dan fungsional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Project Manager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1, Bab 2, Bab 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Memahami cakupan proyek dan batasan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Tester / QA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4, Bab 5, Appendix 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w:t>
            </w:r>
            <w:r w:rsidDel="00000000" w:rsidR="00000000" w:rsidRPr="00000000">
              <w:rPr>
                <w:rFonts w:ascii="Times New Roman" w:cs="Times New Roman" w:eastAsia="Times New Roman" w:hAnsi="Times New Roman"/>
                <w:i w:val="1"/>
                <w:iCs w:val="1"/>
                <w:rtl w:val="0"/>
              </w:rPr>
              <w:t xml:space="preserve">test case</w:t>
            </w:r>
            <w:r w:rsidDel="00000000" w:rsidR="00000000" w:rsidRPr="00000000">
              <w:rPr>
                <w:rFonts w:ascii="Times New Roman" w:cs="Times New Roman" w:eastAsia="Times New Roman" w:hAnsi="Times New Roman"/>
                <w:rtl w:val="0"/>
              </w:rPr>
              <w:t xml:space="preserve"> dan validasi</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Dokumentasi</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bab</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panduan pengguna</w:t>
            </w:r>
          </w:p>
        </w:tc>
      </w:tr>
    </w:tbl>
    <w:p w:rsidR="00000000" w:rsidDel="00000000" w:rsidP="00000000" w:rsidRDefault="00000000" w:rsidRPr="00000000" w14:paraId="00000096">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Disarankan untuk membaca Bab 1 dan Bab 2 terlebih dahulu guna mendapatkan gambaran umum, kemudian lanjut ke bab yang paling relevan dengan peran masing-masing pembaca.</w:t>
      </w:r>
    </w:p>
    <w:p w:rsidR="00000000" w:rsidDel="00000000" w:rsidP="00000000" w:rsidRDefault="00000000" w:rsidRPr="00000000" w14:paraId="00000098">
      <w:pPr>
        <w:pStyle w:val="Heading2"/>
        <w:spacing w:after="120" w:before="240" w:line="271" w:lineRule="auto"/>
        <w:rPr/>
      </w:pPr>
      <w:bookmarkStart w:colFirst="0" w:colLast="0" w:name="_58cm6tbdeeze" w:id="6"/>
      <w:bookmarkEnd w:id="6"/>
      <w:r w:rsidDel="00000000" w:rsidR="00000000" w:rsidRPr="00000000">
        <w:rPr>
          <w:rtl w:val="0"/>
        </w:rPr>
        <w:t xml:space="preserve">1.4 Product Scope</w:t>
      </w:r>
    </w:p>
    <w:p w:rsidR="00000000" w:rsidDel="00000000" w:rsidP="00000000" w:rsidRDefault="00000000" w:rsidRPr="00000000" w14:paraId="00000099">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 App Evaluasi Pembelajaran</w:t>
      </w:r>
      <w:r w:rsidDel="00000000" w:rsidR="00000000" w:rsidRPr="00000000">
        <w:rPr>
          <w:rFonts w:ascii="Times New Roman" w:cs="Times New Roman" w:eastAsia="Times New Roman" w:hAnsi="Times New Roman"/>
          <w:rtl w:val="0"/>
        </w:rPr>
        <w:t xml:space="preserve"> adalah sistem berbasis web (</w:t>
      </w:r>
      <w:r w:rsidDel="00000000" w:rsidR="00000000" w:rsidRPr="00000000">
        <w:rPr>
          <w:rFonts w:ascii="Times New Roman" w:cs="Times New Roman" w:eastAsia="Times New Roman" w:hAnsi="Times New Roman"/>
          <w:i w:val="1"/>
          <w:iCs w:val="1"/>
          <w:rtl w:val="0"/>
        </w:rPr>
        <w:t xml:space="preserve">self-contained product</w:t>
      </w:r>
      <w:r w:rsidDel="00000000" w:rsidR="00000000" w:rsidRPr="00000000">
        <w:rPr>
          <w:rFonts w:ascii="Times New Roman" w:cs="Times New Roman" w:eastAsia="Times New Roman" w:hAnsi="Times New Roman"/>
          <w:rtl w:val="0"/>
        </w:rPr>
        <w:t xml:space="preserve">) yang baru dan bukan merupakan pengganti atau lanjutan dari sistem sebelumnya. Tujuan utama sistem ini adalah:</w:t>
      </w:r>
    </w:p>
    <w:p w:rsidR="00000000" w:rsidDel="00000000" w:rsidP="00000000" w:rsidRDefault="00000000" w:rsidRPr="00000000" w14:paraId="0000009A">
      <w:pPr>
        <w:numPr>
          <w:ilvl w:val="0"/>
          <w:numId w:val="24"/>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Menyediakan antarmuka yang ramah pengguna bagi dosen untuk menginput dan mengelola nilai mahasiswa.</w:t>
      </w:r>
    </w:p>
    <w:p w:rsidR="00000000" w:rsidDel="00000000" w:rsidP="00000000" w:rsidRDefault="00000000" w:rsidRPr="00000000" w14:paraId="0000009B">
      <w:pPr>
        <w:numPr>
          <w:ilvl w:val="0"/>
          <w:numId w:val="24"/>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rtl w:val="0"/>
        </w:rPr>
        <w:t xml:space="preserve">Menghitung </w:t>
      </w:r>
      <w:r w:rsidDel="00000000" w:rsidR="00000000" w:rsidRPr="00000000">
        <w:rPr>
          <w:rFonts w:ascii="Times New Roman" w:cs="Times New Roman" w:eastAsia="Times New Roman" w:hAnsi="Times New Roman"/>
          <w:b w:val="1"/>
          <w:bCs w:val="1"/>
          <w:rtl w:val="0"/>
        </w:rPr>
        <w:t xml:space="preserve">nilai akhir</w:t>
      </w:r>
      <w:r w:rsidDel="00000000" w:rsidR="00000000" w:rsidRPr="00000000">
        <w:rPr>
          <w:rFonts w:ascii="Times New Roman" w:cs="Times New Roman" w:eastAsia="Times New Roman" w:hAnsi="Times New Roman"/>
          <w:rtl w:val="0"/>
        </w:rPr>
        <w:t xml:space="preserve"> mata kuliah secara otomatis berdasarkan bobot komponen penilaian (tugas, UTS, UAS) yang dapat dikonfigurasi.</w:t>
      </w:r>
    </w:p>
    <w:p w:rsidR="00000000" w:rsidDel="00000000" w:rsidP="00000000" w:rsidRDefault="00000000" w:rsidRPr="00000000" w14:paraId="0000009C">
      <w:pPr>
        <w:numPr>
          <w:ilvl w:val="0"/>
          <w:numId w:val="24"/>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rtl w:val="0"/>
        </w:rPr>
        <w:t xml:space="preserve">Mengonversi nilai akhir numerik menjadi </w:t>
      </w:r>
      <w:r w:rsidDel="00000000" w:rsidR="00000000" w:rsidRPr="00000000">
        <w:rPr>
          <w:rFonts w:ascii="Times New Roman" w:cs="Times New Roman" w:eastAsia="Times New Roman" w:hAnsi="Times New Roman"/>
          <w:b w:val="1"/>
          <w:bCs w:val="1"/>
          <w:rtl w:val="0"/>
        </w:rPr>
        <w:t xml:space="preserve">nilai huruf</w:t>
      </w:r>
      <w:r w:rsidDel="00000000" w:rsidR="00000000" w:rsidRPr="00000000">
        <w:rPr>
          <w:rFonts w:ascii="Times New Roman" w:cs="Times New Roman" w:eastAsia="Times New Roman" w:hAnsi="Times New Roman"/>
          <w:rtl w:val="0"/>
        </w:rPr>
        <w:t xml:space="preserve"> berdasarkan ambang batas yang telah ditetapkan.</w:t>
      </w:r>
    </w:p>
    <w:p w:rsidR="00000000" w:rsidDel="00000000" w:rsidP="00000000" w:rsidRDefault="00000000" w:rsidRPr="00000000" w14:paraId="0000009D">
      <w:pPr>
        <w:numPr>
          <w:ilvl w:val="0"/>
          <w:numId w:val="24"/>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rtl w:val="0"/>
        </w:rPr>
        <w:t xml:space="preserve">Menghasilkan </w:t>
      </w:r>
      <w:r w:rsidDel="00000000" w:rsidR="00000000" w:rsidRPr="00000000">
        <w:rPr>
          <w:rFonts w:ascii="Times New Roman" w:cs="Times New Roman" w:eastAsia="Times New Roman" w:hAnsi="Times New Roman"/>
          <w:b w:val="1"/>
          <w:bCs w:val="1"/>
          <w:rtl w:val="0"/>
        </w:rPr>
        <w:t xml:space="preserve">file Microsoft Excel (.xlsx)</w:t>
      </w:r>
      <w:r w:rsidDel="00000000" w:rsidR="00000000" w:rsidRPr="00000000">
        <w:rPr>
          <w:rFonts w:ascii="Times New Roman" w:cs="Times New Roman" w:eastAsia="Times New Roman" w:hAnsi="Times New Roman"/>
          <w:rtl w:val="0"/>
        </w:rPr>
        <w:t xml:space="preserve"> yang berisi rekap evaluasi lengkap sesuai format yang ditentukan institusi.</w:t>
      </w:r>
    </w:p>
    <w:p w:rsidR="00000000" w:rsidDel="00000000" w:rsidP="00000000" w:rsidRDefault="00000000" w:rsidRPr="00000000" w14:paraId="0000009E">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dibangun untuk meningkatkan efisiensi dan akurasi proses evaluasi pembelajaran, mengurangi kesalahan perhitungan manual, serta memberikan standarisasi format output penilaian di lingkungan perguruan tinggi.</w:t>
      </w:r>
    </w:p>
    <w:p w:rsidR="00000000" w:rsidDel="00000000" w:rsidP="00000000" w:rsidRDefault="00000000" w:rsidRPr="00000000" w14:paraId="0000009F">
      <w:pPr>
        <w:pStyle w:val="Heading2"/>
        <w:spacing w:after="120" w:before="240" w:line="271" w:lineRule="auto"/>
        <w:rPr/>
      </w:pPr>
      <w:bookmarkStart w:colFirst="0" w:colLast="0" w:name="_v7m166qbdgk" w:id="7"/>
      <w:bookmarkEnd w:id="7"/>
      <w:r w:rsidDel="00000000" w:rsidR="00000000" w:rsidRPr="00000000">
        <w:rPr>
          <w:rtl w:val="0"/>
        </w:rPr>
        <w:t xml:space="preserve">1.5 References</w:t>
      </w:r>
    </w:p>
    <w:tbl>
      <w:tblPr>
        <w:tblStyle w:val="Table2"/>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Judul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Sumber</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SRS (IEEE 830-based)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8f8fa" w:val="clear"/>
                <w:rtl w:val="0"/>
              </w:rPr>
              <w:t xml:space="preserve">srs_template.doc</w:t>
            </w:r>
            <w:r w:rsidDel="00000000" w:rsidR="00000000" w:rsidRPr="00000000">
              <w:rPr>
                <w:rFonts w:ascii="Times New Roman" w:cs="Times New Roman" w:eastAsia="Times New Roman" w:hAnsi="Times New Roman"/>
                <w:rtl w:val="0"/>
              </w:rPr>
              <w:t xml:space="preserve"> — template dokumen SRS yang menjadi acuan struktur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Kasus: Membangun Software Evaluasi Pembelajaran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8f8fa" w:val="clear"/>
                <w:rtl w:val="0"/>
              </w:rPr>
              <w:t xml:space="preserve">Studi-Kasus-2.docx</w:t>
            </w:r>
            <w:r w:rsidDel="00000000" w:rsidR="00000000" w:rsidRPr="00000000">
              <w:rPr>
                <w:rFonts w:ascii="Times New Roman" w:cs="Times New Roman" w:eastAsia="Times New Roman" w:hAnsi="Times New Roman"/>
                <w:rtl w:val="0"/>
              </w:rPr>
              <w:t xml:space="preserve"> — dokumen studi kasus proyek</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PPT: Memahami Kebutuhan (</w:t>
            </w:r>
            <w:r w:rsidDel="00000000" w:rsidR="00000000" w:rsidRPr="00000000">
              <w:rPr>
                <w:rFonts w:ascii="Times New Roman" w:cs="Times New Roman" w:eastAsia="Times New Roman" w:hAnsi="Times New Roman"/>
                <w:i w:val="1"/>
                <w:iCs w:val="1"/>
                <w:rtl w:val="0"/>
              </w:rPr>
              <w:t xml:space="preserve">Requirement Engineering</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8f8fa" w:val="clear"/>
                <w:rtl w:val="0"/>
              </w:rPr>
              <w:t xml:space="preserve">Memahami-Kebutuhan-3.pptx</w:t>
            </w:r>
            <w:r w:rsidDel="00000000" w:rsidR="00000000" w:rsidRPr="00000000">
              <w:rPr>
                <w:rFonts w:ascii="Times New Roman" w:cs="Times New Roman" w:eastAsia="Times New Roman" w:hAnsi="Times New Roman"/>
                <w:rtl w:val="0"/>
              </w:rPr>
              <w:t xml:space="preserve"> — materi kuliah tentang RE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Std 830-1998 — Recommended Practice for SRS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Standards Association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ExcelJS — Node.js Excel Library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1">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4472c4"/>
                  <w:rtl w:val="0"/>
                </w:rPr>
                <w:t xml:space="preserve">https://github.com/exceljs/exceljs</w:t>
              </w:r>
            </w:hyperlink>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better-sqlite3 — SQLite Library for Node.js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4">
            <w:pP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4472c4"/>
                  <w:rtl w:val="0"/>
                </w:rPr>
                <w:t xml:space="preserve">https://github.com/WiseLibs/better-sqlite3</w:t>
              </w:r>
            </w:hyperlink>
            <w:r w:rsidDel="00000000" w:rsidR="00000000" w:rsidRPr="00000000">
              <w:rPr>
                <w:rtl w:val="0"/>
              </w:rPr>
            </w:r>
          </w:p>
        </w:tc>
      </w:tr>
    </w:tbl>
    <w:p w:rsidR="00000000" w:rsidDel="00000000" w:rsidP="00000000" w:rsidRDefault="00000000" w:rsidRPr="00000000" w14:paraId="000000B5">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6">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7">
      <w:pPr>
        <w:pStyle w:val="Heading2"/>
        <w:spacing w:after="120" w:before="240" w:line="288" w:lineRule="auto"/>
        <w:rPr/>
      </w:pPr>
      <w:bookmarkStart w:colFirst="0" w:colLast="0" w:name="_jnizsk6jvt1a" w:id="8"/>
      <w:bookmarkEnd w:id="8"/>
      <w:r w:rsidDel="00000000" w:rsidR="00000000" w:rsidRPr="00000000">
        <w:rPr>
          <w:rtl w:val="0"/>
        </w:rPr>
        <w:t xml:space="preserve">2. Overall Description</w:t>
      </w:r>
    </w:p>
    <w:p w:rsidR="00000000" w:rsidDel="00000000" w:rsidP="00000000" w:rsidRDefault="00000000" w:rsidRPr="00000000" w14:paraId="000000B8">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memberikan gambaran umum tentang produk, fungsi-fungsi utamanya, karakteristik pengguna, lingkungan operasi, serta asumsi dan dependensi yang mendasari pengembangan. Penjelasan di bab ini didasarkan pada prinsip </w:t>
      </w:r>
      <w:r w:rsidDel="00000000" w:rsidR="00000000" w:rsidRPr="00000000">
        <w:rPr>
          <w:rFonts w:ascii="Times New Roman" w:cs="Times New Roman" w:eastAsia="Times New Roman" w:hAnsi="Times New Roman"/>
          <w:i w:val="1"/>
          <w:iCs w:val="1"/>
          <w:rtl w:val="0"/>
        </w:rPr>
        <w:t xml:space="preserve">Requirement Engineering</w:t>
      </w:r>
      <w:r w:rsidDel="00000000" w:rsidR="00000000" w:rsidRPr="00000000">
        <w:rPr>
          <w:rFonts w:ascii="Times New Roman" w:cs="Times New Roman" w:eastAsia="Times New Roman" w:hAnsi="Times New Roman"/>
          <w:rtl w:val="0"/>
        </w:rPr>
        <w:t xml:space="preserve"> yang mencakup tahapan </w:t>
      </w:r>
      <w:r w:rsidDel="00000000" w:rsidR="00000000" w:rsidRPr="00000000">
        <w:rPr>
          <w:rFonts w:ascii="Times New Roman" w:cs="Times New Roman" w:eastAsia="Times New Roman" w:hAnsi="Times New Roman"/>
          <w:b w:val="1"/>
          <w:bCs w:val="1"/>
          <w:rtl w:val="0"/>
        </w:rPr>
        <w:t xml:space="preserve">Inception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Elicitation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Elaboration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Negotiation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Specification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Validation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Requirements Management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pStyle w:val="Heading2"/>
        <w:spacing w:after="120" w:before="240" w:line="271" w:lineRule="auto"/>
        <w:rPr/>
      </w:pPr>
      <w:bookmarkStart w:colFirst="0" w:colLast="0" w:name="_a8f2iii5ndrd" w:id="9"/>
      <w:bookmarkEnd w:id="9"/>
      <w:r w:rsidDel="00000000" w:rsidR="00000000" w:rsidRPr="00000000">
        <w:rPr>
          <w:rtl w:val="0"/>
        </w:rPr>
        <w:t xml:space="preserve">2.1 Product Perspective</w:t>
      </w:r>
    </w:p>
    <w:p w:rsidR="00000000" w:rsidDel="00000000" w:rsidP="00000000" w:rsidRDefault="00000000" w:rsidRPr="00000000" w14:paraId="000000BA">
      <w:pPr>
        <w:pStyle w:val="Heading3"/>
        <w:spacing w:after="120" w:before="240" w:line="271" w:lineRule="auto"/>
        <w:rPr/>
      </w:pPr>
      <w:bookmarkStart w:colFirst="0" w:colLast="0" w:name="_cq3m7vl8fb" w:id="10"/>
      <w:bookmarkEnd w:id="10"/>
      <w:r w:rsidDel="00000000" w:rsidR="00000000" w:rsidRPr="00000000">
        <w:rPr>
          <w:rtl w:val="0"/>
        </w:rPr>
        <w:t xml:space="preserve">Latar Belakang (Inception)</w:t>
      </w:r>
    </w:p>
    <w:p w:rsidR="00000000" w:rsidDel="00000000" w:rsidP="00000000" w:rsidRDefault="00000000" w:rsidRPr="00000000" w14:paraId="000000BB">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tahap </w:t>
      </w:r>
      <w:r w:rsidDel="00000000" w:rsidR="00000000" w:rsidRPr="00000000">
        <w:rPr>
          <w:rFonts w:ascii="Times New Roman" w:cs="Times New Roman" w:eastAsia="Times New Roman" w:hAnsi="Times New Roman"/>
          <w:i w:val="1"/>
          <w:iCs w:val="1"/>
          <w:rtl w:val="0"/>
        </w:rPr>
        <w:t xml:space="preserve">Inception</w:t>
      </w:r>
      <w:r w:rsidDel="00000000" w:rsidR="00000000" w:rsidRPr="00000000">
        <w:rPr>
          <w:rFonts w:ascii="Times New Roman" w:cs="Times New Roman" w:eastAsia="Times New Roman" w:hAnsi="Times New Roman"/>
          <w:rtl w:val="0"/>
        </w:rPr>
        <w:t xml:space="preserve">, dilakukan pemahaman dasar tentang permasalahan yang dihadapi. Proses evaluasi pembelajaran di perguruan tinggi sering kali dilakukan secara manual menggunakan spreadsheet konvensional. Hal ini menimbulkan beberapa permasalahan: rawan kesalahan perhitungan, ketidakseragaman format output antar-dosen, dan tidak adanya validasi otomatis terhadap data yang diinput.</w:t>
      </w:r>
    </w:p>
    <w:p w:rsidR="00000000" w:rsidDel="00000000" w:rsidP="00000000" w:rsidRDefault="00000000" w:rsidRPr="00000000" w14:paraId="000000BC">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prinsip Inception dalam </w:t>
      </w:r>
      <w:r w:rsidDel="00000000" w:rsidR="00000000" w:rsidRPr="00000000">
        <w:rPr>
          <w:rFonts w:ascii="Times New Roman" w:cs="Times New Roman" w:eastAsia="Times New Roman" w:hAnsi="Times New Roman"/>
          <w:i w:val="1"/>
          <w:iCs w:val="1"/>
          <w:rtl w:val="0"/>
        </w:rPr>
        <w:t xml:space="preserve">Requirement Engineering</w:t>
      </w:r>
      <w:r w:rsidDel="00000000" w:rsidR="00000000" w:rsidRPr="00000000">
        <w:rPr>
          <w:rFonts w:ascii="Times New Roman" w:cs="Times New Roman" w:eastAsia="Times New Roman" w:hAnsi="Times New Roman"/>
          <w:rtl w:val="0"/>
        </w:rPr>
        <w:t xml:space="preserve">, berikut adalah identifikasi awal:</w:t>
      </w:r>
    </w:p>
    <w:p w:rsidR="00000000" w:rsidDel="00000000" w:rsidP="00000000" w:rsidRDefault="00000000" w:rsidRPr="00000000" w14:paraId="000000BD">
      <w:pPr>
        <w:numPr>
          <w:ilvl w:val="0"/>
          <w:numId w:val="31"/>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Siapa yang berada di balik permintaan ini?</w:t>
      </w:r>
      <w:r w:rsidDel="00000000" w:rsidR="00000000" w:rsidRPr="00000000">
        <w:rPr>
          <w:rFonts w:ascii="Times New Roman" w:cs="Times New Roman" w:eastAsia="Times New Roman" w:hAnsi="Times New Roman"/>
          <w:rtl w:val="0"/>
        </w:rPr>
        <w:t xml:space="preserve"> — Institusi perguruan tinggi dan dosen pengampu mata kuliah yang membutuhkan alat evaluasi yang lebih efisien.</w:t>
      </w:r>
    </w:p>
    <w:p w:rsidR="00000000" w:rsidDel="00000000" w:rsidP="00000000" w:rsidRDefault="00000000" w:rsidRPr="00000000" w14:paraId="000000BE">
      <w:pPr>
        <w:numPr>
          <w:ilvl w:val="0"/>
          <w:numId w:val="31"/>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Siapa yang akan menggunakan solusi ini?</w:t>
      </w:r>
      <w:r w:rsidDel="00000000" w:rsidR="00000000" w:rsidRPr="00000000">
        <w:rPr>
          <w:rFonts w:ascii="Times New Roman" w:cs="Times New Roman" w:eastAsia="Times New Roman" w:hAnsi="Times New Roman"/>
          <w:rtl w:val="0"/>
        </w:rPr>
        <w:t xml:space="preserve"> — Dosen pengampu mata kuliah.</w:t>
      </w:r>
    </w:p>
    <w:p w:rsidR="00000000" w:rsidDel="00000000" w:rsidP="00000000" w:rsidRDefault="00000000" w:rsidRPr="00000000" w14:paraId="000000BF">
      <w:pPr>
        <w:numPr>
          <w:ilvl w:val="0"/>
          <w:numId w:val="31"/>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Apa manfaat ekonomi dari solusi yang berhasil?</w:t>
      </w:r>
      <w:r w:rsidDel="00000000" w:rsidR="00000000" w:rsidRPr="00000000">
        <w:rPr>
          <w:rFonts w:ascii="Times New Roman" w:cs="Times New Roman" w:eastAsia="Times New Roman" w:hAnsi="Times New Roman"/>
          <w:rtl w:val="0"/>
        </w:rPr>
        <w:t xml:space="preserve"> — Penghematan waktu proses evaluasi, pengurangan kesalahan manual, dan standarisasi format laporan.</w:t>
      </w:r>
    </w:p>
    <w:p w:rsidR="00000000" w:rsidDel="00000000" w:rsidP="00000000" w:rsidRDefault="00000000" w:rsidRPr="00000000" w14:paraId="000000C0">
      <w:pPr>
        <w:numPr>
          <w:ilvl w:val="0"/>
          <w:numId w:val="31"/>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Masalah apa yang akan diatasi?</w:t>
      </w:r>
      <w:r w:rsidDel="00000000" w:rsidR="00000000" w:rsidRPr="00000000">
        <w:rPr>
          <w:rFonts w:ascii="Times New Roman" w:cs="Times New Roman" w:eastAsia="Times New Roman" w:hAnsi="Times New Roman"/>
          <w:rtl w:val="0"/>
        </w:rPr>
        <w:t xml:space="preserve"> — Perhitungan manual yang lambat dan rawan error, ketidakseragaman format output, serta sulitnya audit trail nilai.</w:t>
      </w:r>
    </w:p>
    <w:p w:rsidR="00000000" w:rsidDel="00000000" w:rsidP="00000000" w:rsidRDefault="00000000" w:rsidRPr="00000000" w14:paraId="000000C1">
      <w:pPr>
        <w:pStyle w:val="Heading3"/>
        <w:spacing w:after="120" w:before="240" w:line="271" w:lineRule="auto"/>
        <w:rPr/>
      </w:pPr>
      <w:bookmarkStart w:colFirst="0" w:colLast="0" w:name="_7yumwt67tb9b" w:id="11"/>
      <w:bookmarkEnd w:id="11"/>
      <w:r w:rsidDel="00000000" w:rsidR="00000000" w:rsidRPr="00000000">
        <w:rPr>
          <w:rtl w:val="0"/>
        </w:rPr>
        <w:t xml:space="preserve">Posisi Produk</w:t>
      </w:r>
    </w:p>
    <w:p w:rsidR="00000000" w:rsidDel="00000000" w:rsidP="00000000" w:rsidRDefault="00000000" w:rsidRPr="00000000" w14:paraId="000000C2">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 Evaluasi Pembelajaran merupakan produk mandiri (</w:t>
      </w:r>
      <w:r w:rsidDel="00000000" w:rsidR="00000000" w:rsidRPr="00000000">
        <w:rPr>
          <w:rFonts w:ascii="Times New Roman" w:cs="Times New Roman" w:eastAsia="Times New Roman" w:hAnsi="Times New Roman"/>
          <w:i w:val="1"/>
          <w:iCs w:val="1"/>
          <w:rtl w:val="0"/>
        </w:rPr>
        <w:t xml:space="preserve">self-contained</w:t>
      </w:r>
      <w:r w:rsidDel="00000000" w:rsidR="00000000" w:rsidRPr="00000000">
        <w:rPr>
          <w:rFonts w:ascii="Times New Roman" w:cs="Times New Roman" w:eastAsia="Times New Roman" w:hAnsi="Times New Roman"/>
          <w:rtl w:val="0"/>
        </w:rPr>
        <w:t xml:space="preserve">) yang baru, bukan bagian dari sistem yang lebih besar. Aplikasi ini merupakan sistem web berbasis arsitektur </w:t>
      </w:r>
      <w:r w:rsidDel="00000000" w:rsidR="00000000" w:rsidRPr="00000000">
        <w:rPr>
          <w:rFonts w:ascii="Times New Roman" w:cs="Times New Roman" w:eastAsia="Times New Roman" w:hAnsi="Times New Roman"/>
          <w:i w:val="1"/>
          <w:iCs w:val="1"/>
          <w:rtl w:val="0"/>
        </w:rPr>
        <w:t xml:space="preserve">client-server</w:t>
      </w:r>
      <w:r w:rsidDel="00000000" w:rsidR="00000000" w:rsidRPr="00000000">
        <w:rPr>
          <w:rFonts w:ascii="Times New Roman" w:cs="Times New Roman" w:eastAsia="Times New Roman" w:hAnsi="Times New Roman"/>
          <w:rtl w:val="0"/>
        </w:rPr>
        <w:t xml:space="preserve"> dengan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React dan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Node.js/Express yang terhubung ke database SQLite. Sistem ini berjalan sepenuhnya melalui </w:t>
      </w:r>
      <w:r w:rsidDel="00000000" w:rsidR="00000000" w:rsidRPr="00000000">
        <w:rPr>
          <w:rFonts w:ascii="Times New Roman" w:cs="Times New Roman" w:eastAsia="Times New Roman" w:hAnsi="Times New Roman"/>
          <w:i w:val="1"/>
          <w:iCs w:val="1"/>
          <w:rtl w:val="0"/>
        </w:rPr>
        <w:t xml:space="preserve">web browser</w:t>
      </w:r>
      <w:r w:rsidDel="00000000" w:rsidR="00000000" w:rsidRPr="00000000">
        <w:rPr>
          <w:rFonts w:ascii="Times New Roman" w:cs="Times New Roman" w:eastAsia="Times New Roman" w:hAnsi="Times New Roman"/>
          <w:rtl w:val="0"/>
        </w:rPr>
        <w:t xml:space="preserve"> modern tanpa memerlukan instalasi perangkat lunak tambahan di sisi klien.</w:t>
      </w:r>
    </w:p>
    <w:p w:rsidR="00000000" w:rsidDel="00000000" w:rsidP="00000000" w:rsidRDefault="00000000" w:rsidRPr="00000000" w14:paraId="000000C3">
      <w:pPr>
        <w:pStyle w:val="Heading3"/>
        <w:spacing w:after="120" w:before="240" w:line="271" w:lineRule="auto"/>
        <w:rPr/>
      </w:pPr>
      <w:bookmarkStart w:colFirst="0" w:colLast="0" w:name="_ox6oonyoayat" w:id="12"/>
      <w:bookmarkEnd w:id="12"/>
      <w:r w:rsidDel="00000000" w:rsidR="00000000" w:rsidRPr="00000000">
        <w:rPr>
          <w:rtl w:val="0"/>
        </w:rPr>
        <w:t xml:space="preserve">Arsitektur</w:t>
      </w:r>
    </w:p>
    <w:p w:rsidR="00000000" w:rsidDel="00000000" w:rsidP="00000000" w:rsidRDefault="00000000" w:rsidRPr="00000000" w14:paraId="000000C4">
      <w:pPr>
        <w:rPr/>
      </w:pPr>
      <w:r w:rsidDel="00000000" w:rsidR="00000000" w:rsidRPr="00000000">
        <w:rPr/>
        <w:drawing>
          <wp:inline distB="114300" distT="114300" distL="114300" distR="114300">
            <wp:extent cx="2727679" cy="2674885"/>
            <wp:effectExtent b="0" l="0" r="0" t="0"/>
            <wp:docPr id="5"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2727679" cy="267488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terdiri dari tiga lapisan utama:</w:t>
      </w:r>
    </w:p>
    <w:p w:rsidR="00000000" w:rsidDel="00000000" w:rsidP="00000000" w:rsidRDefault="00000000" w:rsidRPr="00000000" w14:paraId="000000C6">
      <w:pPr>
        <w:numPr>
          <w:ilvl w:val="0"/>
          <w:numId w:val="19"/>
        </w:numPr>
        <w:spacing w:after="120" w:lineRule="auto"/>
        <w:ind w:left="720" w:hanging="360"/>
        <w:rPr>
          <w:rFonts w:ascii="Georgia" w:cs="Georgia" w:eastAsia="Georgia" w:hAnsi="Georgia"/>
          <w:b w:val="0"/>
          <w:bCs w:val="0"/>
        </w:rPr>
      </w:pPr>
      <w:r w:rsidDel="00000000" w:rsidR="00000000" w:rsidRPr="00000000">
        <w:rPr>
          <w:rFonts w:ascii="Times New Roman" w:cs="Times New Roman" w:eastAsia="Times New Roman" w:hAnsi="Times New Roman"/>
          <w:b w:val="1"/>
          <w:bCs w:val="1"/>
          <w:rtl w:val="0"/>
        </w:rPr>
        <w:t xml:space="preserve">Frontend (Client-side):</w:t>
      </w:r>
      <w:r w:rsidDel="00000000" w:rsidR="00000000" w:rsidRPr="00000000">
        <w:rPr>
          <w:rFonts w:ascii="Times New Roman" w:cs="Times New Roman" w:eastAsia="Times New Roman" w:hAnsi="Times New Roman"/>
          <w:rtl w:val="0"/>
        </w:rPr>
        <w:t xml:space="preserve"> Aplikasi React yang berjalan di browser pengguna, menyediakan antarmuka interaktif untuk input dan manajemen data.</w:t>
      </w:r>
    </w:p>
    <w:p w:rsidR="00000000" w:rsidDel="00000000" w:rsidP="00000000" w:rsidRDefault="00000000" w:rsidRPr="00000000" w14:paraId="000000C7">
      <w:pPr>
        <w:numPr>
          <w:ilvl w:val="0"/>
          <w:numId w:val="19"/>
        </w:numPr>
        <w:spacing w:after="120" w:lineRule="auto"/>
        <w:ind w:left="720" w:hanging="360"/>
        <w:rPr>
          <w:rFonts w:ascii="Georgia" w:cs="Georgia" w:eastAsia="Georgia" w:hAnsi="Georgia"/>
          <w:b w:val="0"/>
          <w:bCs w:val="0"/>
        </w:rPr>
      </w:pPr>
      <w:r w:rsidDel="00000000" w:rsidR="00000000" w:rsidRPr="00000000">
        <w:rPr>
          <w:rFonts w:ascii="Times New Roman" w:cs="Times New Roman" w:eastAsia="Times New Roman" w:hAnsi="Times New Roman"/>
          <w:b w:val="1"/>
          <w:bCs w:val="1"/>
          <w:rtl w:val="0"/>
        </w:rPr>
        <w:t xml:space="preserve">Backend (Server-side API):</w:t>
      </w:r>
      <w:r w:rsidDel="00000000" w:rsidR="00000000" w:rsidRPr="00000000">
        <w:rPr>
          <w:rFonts w:ascii="Times New Roman" w:cs="Times New Roman" w:eastAsia="Times New Roman" w:hAnsi="Times New Roman"/>
          <w:rtl w:val="0"/>
        </w:rPr>
        <w:t xml:space="preserve"> Server Node.js dengan framework Express yang menyediakan REST API untuk operasi CRUD dan logika bisnis.</w:t>
      </w:r>
    </w:p>
    <w:p w:rsidR="00000000" w:rsidDel="00000000" w:rsidP="00000000" w:rsidRDefault="00000000" w:rsidRPr="00000000" w14:paraId="000000C8">
      <w:pPr>
        <w:numPr>
          <w:ilvl w:val="0"/>
          <w:numId w:val="19"/>
        </w:numPr>
        <w:spacing w:after="120" w:lineRule="auto"/>
        <w:ind w:left="720" w:hanging="360"/>
        <w:rPr>
          <w:rFonts w:ascii="Georgia" w:cs="Georgia" w:eastAsia="Georgia" w:hAnsi="Georgia"/>
          <w:b w:val="0"/>
          <w:bCs w:val="0"/>
        </w:rPr>
      </w:pP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Fonts w:ascii="Times New Roman" w:cs="Times New Roman" w:eastAsia="Times New Roman" w:hAnsi="Times New Roman"/>
          <w:rtl w:val="0"/>
        </w:rPr>
        <w:t xml:space="preserve"> SQLite sebagai basis data relasional ringan untuk menyimpan data mata kuliah, mahasiswa, dan nilai.</w:t>
      </w:r>
    </w:p>
    <w:p w:rsidR="00000000" w:rsidDel="00000000" w:rsidP="00000000" w:rsidRDefault="00000000" w:rsidRPr="00000000" w14:paraId="000000C9">
      <w:pPr>
        <w:pStyle w:val="Heading2"/>
        <w:spacing w:after="120" w:before="240" w:line="271" w:lineRule="auto"/>
        <w:rPr/>
      </w:pPr>
      <w:bookmarkStart w:colFirst="0" w:colLast="0" w:name="_rskpzl9jddxo" w:id="13"/>
      <w:bookmarkEnd w:id="13"/>
      <w:r w:rsidDel="00000000" w:rsidR="00000000" w:rsidRPr="00000000">
        <w:rPr>
          <w:rtl w:val="0"/>
        </w:rPr>
        <w:t xml:space="preserve">2.2 Product Functions</w:t>
      </w:r>
    </w:p>
    <w:p w:rsidR="00000000" w:rsidDel="00000000" w:rsidP="00000000" w:rsidRDefault="00000000" w:rsidRPr="00000000" w14:paraId="000000CA">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tahap </w:t>
      </w:r>
      <w:r w:rsidDel="00000000" w:rsidR="00000000" w:rsidRPr="00000000">
        <w:rPr>
          <w:rFonts w:ascii="Times New Roman" w:cs="Times New Roman" w:eastAsia="Times New Roman" w:hAnsi="Times New Roman"/>
          <w:i w:val="1"/>
          <w:iCs w:val="1"/>
          <w:rtl w:val="0"/>
        </w:rPr>
        <w:t xml:space="preserve">Elicitation</w:t>
      </w:r>
      <w:r w:rsidDel="00000000" w:rsidR="00000000" w:rsidRPr="00000000">
        <w:rPr>
          <w:rFonts w:ascii="Times New Roman" w:cs="Times New Roman" w:eastAsia="Times New Roman" w:hAnsi="Times New Roman"/>
          <w:rtl w:val="0"/>
        </w:rPr>
        <w:t xml:space="preserve"> dalam </w:t>
      </w:r>
      <w:r w:rsidDel="00000000" w:rsidR="00000000" w:rsidRPr="00000000">
        <w:rPr>
          <w:rFonts w:ascii="Times New Roman" w:cs="Times New Roman" w:eastAsia="Times New Roman" w:hAnsi="Times New Roman"/>
          <w:i w:val="1"/>
          <w:iCs w:val="1"/>
          <w:rtl w:val="0"/>
        </w:rPr>
        <w:t xml:space="preserve">Requirement Engineering</w:t>
      </w:r>
      <w:r w:rsidDel="00000000" w:rsidR="00000000" w:rsidRPr="00000000">
        <w:rPr>
          <w:rFonts w:ascii="Times New Roman" w:cs="Times New Roman" w:eastAsia="Times New Roman" w:hAnsi="Times New Roman"/>
          <w:rtl w:val="0"/>
        </w:rPr>
        <w:t xml:space="preserve">, yaitu proses pengenalan permasalahan lebih lanjut untuk mendapatkan kebutuhan dari pelanggan dan pengguna, fungsi-fungsi utama produk diidentifikasi sebagai berikut:[3]</w:t>
      </w:r>
    </w:p>
    <w:p w:rsidR="00000000" w:rsidDel="00000000" w:rsidP="00000000" w:rsidRDefault="00000000" w:rsidRPr="00000000" w14:paraId="000000CB">
      <w:pPr>
        <w:numPr>
          <w:ilvl w:val="0"/>
          <w:numId w:val="12"/>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F1 — Manajemen Data Mata Kuliah:</w:t>
      </w:r>
      <w:r w:rsidDel="00000000" w:rsidR="00000000" w:rsidRPr="00000000">
        <w:rPr>
          <w:rFonts w:ascii="Times New Roman" w:cs="Times New Roman" w:eastAsia="Times New Roman" w:hAnsi="Times New Roman"/>
          <w:rtl w:val="0"/>
        </w:rPr>
        <w:t xml:space="preserve"> Dosen dapat menambahkan, mengubah, dan menghapus data mata kuliah beserta konfigurasi bobot penilaian (bobot tugas, bobot UTS, bobot UAS).</w:t>
      </w:r>
    </w:p>
    <w:p w:rsidR="00000000" w:rsidDel="00000000" w:rsidP="00000000" w:rsidRDefault="00000000" w:rsidRPr="00000000" w14:paraId="000000CC">
      <w:pPr>
        <w:numPr>
          <w:ilvl w:val="0"/>
          <w:numId w:val="12"/>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F2 — Manajemen Data Mahasiswa:</w:t>
      </w:r>
      <w:r w:rsidDel="00000000" w:rsidR="00000000" w:rsidRPr="00000000">
        <w:rPr>
          <w:rFonts w:ascii="Times New Roman" w:cs="Times New Roman" w:eastAsia="Times New Roman" w:hAnsi="Times New Roman"/>
          <w:rtl w:val="0"/>
        </w:rPr>
        <w:t xml:space="preserve"> Dosen dapat menginput dan mengelola daftar mahasiswa per mata kuliah berdasarkan NIM.</w:t>
      </w:r>
    </w:p>
    <w:p w:rsidR="00000000" w:rsidDel="00000000" w:rsidP="00000000" w:rsidRDefault="00000000" w:rsidRPr="00000000" w14:paraId="000000CD">
      <w:pPr>
        <w:numPr>
          <w:ilvl w:val="0"/>
          <w:numId w:val="12"/>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F3 — Input Nilai Komponen:</w:t>
      </w:r>
      <w:r w:rsidDel="00000000" w:rsidR="00000000" w:rsidRPr="00000000">
        <w:rPr>
          <w:rFonts w:ascii="Times New Roman" w:cs="Times New Roman" w:eastAsia="Times New Roman" w:hAnsi="Times New Roman"/>
          <w:rtl w:val="0"/>
        </w:rPr>
        <w:t xml:space="preserve"> Dosen dapat memasukkan nilai tugas (dengan jumlah tugas yang bervariasi), nilai UTS, dan nilai UAS untuk setiap mahasiswa.</w:t>
      </w:r>
    </w:p>
    <w:p w:rsidR="00000000" w:rsidDel="00000000" w:rsidP="00000000" w:rsidRDefault="00000000" w:rsidRPr="00000000" w14:paraId="000000CE">
      <w:pPr>
        <w:numPr>
          <w:ilvl w:val="0"/>
          <w:numId w:val="12"/>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F4 — Perhitungan Nilai Akhir:</w:t>
      </w:r>
      <w:r w:rsidDel="00000000" w:rsidR="00000000" w:rsidRPr="00000000">
        <w:rPr>
          <w:rFonts w:ascii="Times New Roman" w:cs="Times New Roman" w:eastAsia="Times New Roman" w:hAnsi="Times New Roman"/>
          <w:rtl w:val="0"/>
        </w:rPr>
        <w:t xml:space="preserve"> Sistem menghitung nilai akhir secara otomatis menggunakan rumus tertimbang dan mengonversinya menjadi nilai huruf sesuai ambang batas yang ditentukan.</w:t>
      </w:r>
    </w:p>
    <w:p w:rsidR="00000000" w:rsidDel="00000000" w:rsidP="00000000" w:rsidRDefault="00000000" w:rsidRPr="00000000" w14:paraId="000000CF">
      <w:pPr>
        <w:numPr>
          <w:ilvl w:val="0"/>
          <w:numId w:val="12"/>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F5 — Ekspor ke Excel:</w:t>
      </w:r>
      <w:r w:rsidDel="00000000" w:rsidR="00000000" w:rsidRPr="00000000">
        <w:rPr>
          <w:rFonts w:ascii="Times New Roman" w:cs="Times New Roman" w:eastAsia="Times New Roman" w:hAnsi="Times New Roman"/>
          <w:rtl w:val="0"/>
        </w:rPr>
        <w:t xml:space="preserve"> Sistem menghasilkan file Excel (.xlsx) dengan kolom-kolom yang sesuai format studi kasus: Kode MK, NIM, Nilai Tugas, Prosentase Nilai Tugas, Nilai UTS, Prosentase Nilai UTS, Nilai UAS, Prosentase Nilai UAS, Nilai Akhir, dan Nilai Huruf</w:t>
      </w:r>
    </w:p>
    <w:p w:rsidR="00000000" w:rsidDel="00000000" w:rsidP="00000000" w:rsidRDefault="00000000" w:rsidRPr="00000000" w14:paraId="000000D0">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Identifikasi fungsi-fungsi ini juga mengacu pada konsep </w:t>
      </w:r>
      <w:r w:rsidDel="00000000" w:rsidR="00000000" w:rsidRPr="00000000">
        <w:rPr>
          <w:rFonts w:ascii="Times New Roman" w:cs="Times New Roman" w:eastAsia="Times New Roman" w:hAnsi="Times New Roman"/>
          <w:i w:val="1"/>
          <w:iCs w:val="1"/>
          <w:rtl w:val="0"/>
        </w:rPr>
        <w:t xml:space="preserve">Quality Function Deployment</w:t>
      </w:r>
      <w:r w:rsidDel="00000000" w:rsidR="00000000" w:rsidRPr="00000000">
        <w:rPr>
          <w:rFonts w:ascii="Times New Roman" w:cs="Times New Roman" w:eastAsia="Times New Roman" w:hAnsi="Times New Roman"/>
          <w:rtl w:val="0"/>
        </w:rPr>
        <w:t xml:space="preserve"> (QFD) yang membedakan </w:t>
      </w:r>
      <w:r w:rsidDel="00000000" w:rsidR="00000000" w:rsidRPr="00000000">
        <w:rPr>
          <w:rFonts w:ascii="Times New Roman" w:cs="Times New Roman" w:eastAsia="Times New Roman" w:hAnsi="Times New Roman"/>
          <w:i w:val="1"/>
          <w:iCs w:val="1"/>
          <w:rtl w:val="0"/>
        </w:rPr>
        <w:t xml:space="preserve">normal requirements</w:t>
      </w:r>
      <w:r w:rsidDel="00000000" w:rsidR="00000000" w:rsidRPr="00000000">
        <w:rPr>
          <w:rFonts w:ascii="Times New Roman" w:cs="Times New Roman" w:eastAsia="Times New Roman" w:hAnsi="Times New Roman"/>
          <w:rtl w:val="0"/>
        </w:rPr>
        <w:t xml:space="preserve"> (kebutuhan pokok), </w:t>
      </w:r>
      <w:r w:rsidDel="00000000" w:rsidR="00000000" w:rsidRPr="00000000">
        <w:rPr>
          <w:rFonts w:ascii="Times New Roman" w:cs="Times New Roman" w:eastAsia="Times New Roman" w:hAnsi="Times New Roman"/>
          <w:i w:val="1"/>
          <w:iCs w:val="1"/>
          <w:rtl w:val="0"/>
        </w:rPr>
        <w:t xml:space="preserve">expected requirements</w:t>
      </w:r>
      <w:r w:rsidDel="00000000" w:rsidR="00000000" w:rsidRPr="00000000">
        <w:rPr>
          <w:rFonts w:ascii="Times New Roman" w:cs="Times New Roman" w:eastAsia="Times New Roman" w:hAnsi="Times New Roman"/>
          <w:rtl w:val="0"/>
        </w:rPr>
        <w:t xml:space="preserve"> (kebutuhan yang diharapkan), dan </w:t>
      </w:r>
      <w:r w:rsidDel="00000000" w:rsidR="00000000" w:rsidRPr="00000000">
        <w:rPr>
          <w:rFonts w:ascii="Times New Roman" w:cs="Times New Roman" w:eastAsia="Times New Roman" w:hAnsi="Times New Roman"/>
          <w:i w:val="1"/>
          <w:iCs w:val="1"/>
          <w:rtl w:val="0"/>
        </w:rPr>
        <w:t xml:space="preserve">exciting requirements</w:t>
      </w:r>
      <w:r w:rsidDel="00000000" w:rsidR="00000000" w:rsidRPr="00000000">
        <w:rPr>
          <w:rFonts w:ascii="Times New Roman" w:cs="Times New Roman" w:eastAsia="Times New Roman" w:hAnsi="Times New Roman"/>
          <w:rtl w:val="0"/>
        </w:rPr>
        <w:t xml:space="preserve"> (kebutuhan yang melampaui ekspektasi):</w:t>
      </w:r>
    </w:p>
    <w:tbl>
      <w:tblPr>
        <w:tblStyle w:val="Table3"/>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Jenis Kebutuhan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Contoh dalam Sistem</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Normal Requirements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nilai akhir, konversi nilai huruf</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Expected Requirements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otomatis input, antarmuka yang intuitif</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Exciting Requirements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Ekspor Excel dengan format standar, dashboard ringkasan</w:t>
            </w:r>
          </w:p>
        </w:tc>
      </w:tr>
    </w:tbl>
    <w:p w:rsidR="00000000" w:rsidDel="00000000" w:rsidP="00000000" w:rsidRDefault="00000000" w:rsidRPr="00000000" w14:paraId="000000D9">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DA">
      <w:pPr>
        <w:pStyle w:val="Heading2"/>
        <w:spacing w:after="120" w:before="240" w:line="271" w:lineRule="auto"/>
        <w:rPr/>
      </w:pPr>
      <w:bookmarkStart w:colFirst="0" w:colLast="0" w:name="_9vp1e4914834" w:id="14"/>
      <w:bookmarkEnd w:id="14"/>
      <w:r w:rsidDel="00000000" w:rsidR="00000000" w:rsidRPr="00000000">
        <w:rPr>
          <w:rtl w:val="0"/>
        </w:rPr>
        <w:t xml:space="preserve">2.3 User Classes and Characteristics</w:t>
      </w:r>
    </w:p>
    <w:p w:rsidR="00000000" w:rsidDel="00000000" w:rsidP="00000000" w:rsidRDefault="00000000" w:rsidRPr="00000000" w14:paraId="000000DB">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tahap </w:t>
      </w:r>
      <w:r w:rsidDel="00000000" w:rsidR="00000000" w:rsidRPr="00000000">
        <w:rPr>
          <w:rFonts w:ascii="Times New Roman" w:cs="Times New Roman" w:eastAsia="Times New Roman" w:hAnsi="Times New Roman"/>
          <w:i w:val="1"/>
          <w:iCs w:val="1"/>
          <w:rtl w:val="0"/>
        </w:rPr>
        <w:t xml:space="preserve">Elaboration</w:t>
      </w:r>
      <w:r w:rsidDel="00000000" w:rsidR="00000000" w:rsidRPr="00000000">
        <w:rPr>
          <w:rFonts w:ascii="Times New Roman" w:cs="Times New Roman" w:eastAsia="Times New Roman" w:hAnsi="Times New Roman"/>
          <w:rtl w:val="0"/>
        </w:rPr>
        <w:t xml:space="preserve">, yaitu penyempurnaan informasi yang diperoleh dari tahap awal, kelas pengguna diidentifikasi sebagai berikut:</w:t>
      </w:r>
    </w:p>
    <w:tbl>
      <w:tblPr>
        <w:tblStyle w:val="Table4"/>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Kelas Pengguna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Karakteristik</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Frekuensi Penggunaan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Prioritas</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Dosen Pengampu</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utama; tingkat teknis menengah; familier dengan konsep penilaian akademik; menggunakan browser web secara rutin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 (setiap semester, terutama akhir semester)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Paling Penting</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Administrator Sistem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teknis; bertanggung jawab atas deployment, backup database, dan pemeliharaan server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Rendah-Menengah (periodik)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Penting</w:t>
            </w:r>
          </w:p>
        </w:tc>
      </w:tr>
    </w:tbl>
    <w:p w:rsidR="00000000" w:rsidDel="00000000" w:rsidP="00000000" w:rsidRDefault="00000000" w:rsidRPr="00000000" w14:paraId="000000E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pengampu merupakan kelas pengguna yang paling penting dan menjadi fokus utama dalam desain antarmuka dan pengalaman pengguna. Sistem harus dapat digunakan oleh dosen dengan keahlian teknis dasar tanpa memerlukan pelatihan yang intensif.</w:t>
      </w:r>
    </w:p>
    <w:p w:rsidR="00000000" w:rsidDel="00000000" w:rsidP="00000000" w:rsidRDefault="00000000" w:rsidRPr="00000000" w14:paraId="000000EA">
      <w:pPr>
        <w:pStyle w:val="Heading2"/>
        <w:spacing w:after="210" w:lineRule="auto"/>
        <w:rPr/>
      </w:pPr>
      <w:bookmarkStart w:colFirst="0" w:colLast="0" w:name="_y2p51k1fhnqn" w:id="15"/>
      <w:bookmarkEnd w:id="15"/>
      <w:r w:rsidDel="00000000" w:rsidR="00000000" w:rsidRPr="00000000">
        <w:rPr>
          <w:rtl w:val="0"/>
        </w:rPr>
        <w:t xml:space="preserve">2.4 Operating Environment</w:t>
      </w:r>
    </w:p>
    <w:p w:rsidR="00000000" w:rsidDel="00000000" w:rsidP="00000000" w:rsidRDefault="00000000" w:rsidRPr="00000000" w14:paraId="000000EB">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akan beroperasi pada lingkungan berikut:</w:t>
      </w:r>
    </w:p>
    <w:p w:rsidR="00000000" w:rsidDel="00000000" w:rsidP="00000000" w:rsidRDefault="00000000" w:rsidRPr="00000000" w14:paraId="000000EC">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88001" cy="2976002"/>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488001" cy="297600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0"/>
          <w:numId w:val="17"/>
        </w:numPr>
        <w:spacing w:after="21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Server-side:</w:t>
      </w:r>
      <w:r w:rsidDel="00000000" w:rsidR="00000000" w:rsidRPr="00000000">
        <w:rPr>
          <w:rtl w:val="0"/>
        </w:rPr>
      </w:r>
    </w:p>
    <w:p w:rsidR="00000000" w:rsidDel="00000000" w:rsidP="00000000" w:rsidRDefault="00000000" w:rsidRPr="00000000" w14:paraId="000000EE">
      <w:pPr>
        <w:numPr>
          <w:ilvl w:val="1"/>
          <w:numId w:val="17"/>
        </w:numPr>
        <w:spacing w:after="120" w:lineRule="auto"/>
        <w:ind w:left="1440" w:hanging="360"/>
        <w:rPr>
          <w:rFonts w:ascii="Courier New" w:cs="Courier New" w:eastAsia="Courier New" w:hAnsi="Courier New"/>
          <w:b w:val="0"/>
          <w:bCs w:val="0"/>
        </w:rPr>
      </w:pPr>
      <w:r w:rsidDel="00000000" w:rsidR="00000000" w:rsidRPr="00000000">
        <w:rPr>
          <w:rFonts w:ascii="Times New Roman" w:cs="Times New Roman" w:eastAsia="Times New Roman" w:hAnsi="Times New Roman"/>
          <w:rtl w:val="0"/>
        </w:rPr>
        <w:t xml:space="preserve">Runtime: </w:t>
      </w:r>
      <w:r w:rsidDel="00000000" w:rsidR="00000000" w:rsidRPr="00000000">
        <w:rPr>
          <w:rFonts w:ascii="Times New Roman" w:cs="Times New Roman" w:eastAsia="Times New Roman" w:hAnsi="Times New Roman"/>
          <w:b w:val="1"/>
          <w:bCs w:val="1"/>
          <w:rtl w:val="0"/>
        </w:rPr>
        <w:t xml:space="preserve">Node.js</w:t>
      </w:r>
      <w:r w:rsidDel="00000000" w:rsidR="00000000" w:rsidRPr="00000000">
        <w:rPr>
          <w:rFonts w:ascii="Times New Roman" w:cs="Times New Roman" w:eastAsia="Times New Roman" w:hAnsi="Times New Roman"/>
          <w:rtl w:val="0"/>
        </w:rPr>
        <w:t xml:space="preserve"> versi 20 LTS atau lebih baru (mendukung modul SQLite native)</w:t>
      </w:r>
    </w:p>
    <w:p w:rsidR="00000000" w:rsidDel="00000000" w:rsidP="00000000" w:rsidRDefault="00000000" w:rsidRPr="00000000" w14:paraId="000000EF">
      <w:pPr>
        <w:numPr>
          <w:ilvl w:val="1"/>
          <w:numId w:val="17"/>
        </w:numPr>
        <w:spacing w:after="120" w:lineRule="auto"/>
        <w:ind w:left="1440" w:hanging="360"/>
        <w:rPr>
          <w:rFonts w:ascii="Courier New" w:cs="Courier New" w:eastAsia="Courier New" w:hAnsi="Courier New"/>
          <w:b w:val="0"/>
          <w:bCs w:val="0"/>
        </w:rPr>
      </w:pPr>
      <w:r w:rsidDel="00000000" w:rsidR="00000000" w:rsidRPr="00000000">
        <w:rPr>
          <w:rFonts w:ascii="Times New Roman" w:cs="Times New Roman" w:eastAsia="Times New Roman" w:hAnsi="Times New Roman"/>
          <w:rtl w:val="0"/>
        </w:rPr>
        <w:t xml:space="preserve">Framework: </w:t>
      </w:r>
      <w:r w:rsidDel="00000000" w:rsidR="00000000" w:rsidRPr="00000000">
        <w:rPr>
          <w:rFonts w:ascii="Times New Roman" w:cs="Times New Roman" w:eastAsia="Times New Roman" w:hAnsi="Times New Roman"/>
          <w:b w:val="1"/>
          <w:bCs w:val="1"/>
          <w:rtl w:val="0"/>
        </w:rPr>
        <w:t xml:space="preserve">Express.js</w:t>
      </w:r>
      <w:r w:rsidDel="00000000" w:rsidR="00000000" w:rsidRPr="00000000">
        <w:rPr>
          <w:rFonts w:ascii="Times New Roman" w:cs="Times New Roman" w:eastAsia="Times New Roman" w:hAnsi="Times New Roman"/>
          <w:rtl w:val="0"/>
        </w:rPr>
        <w:t xml:space="preserve"> versi 4.x atau 5.x</w:t>
      </w:r>
    </w:p>
    <w:p w:rsidR="00000000" w:rsidDel="00000000" w:rsidP="00000000" w:rsidRDefault="00000000" w:rsidRPr="00000000" w14:paraId="000000F0">
      <w:pPr>
        <w:numPr>
          <w:ilvl w:val="1"/>
          <w:numId w:val="17"/>
        </w:numPr>
        <w:spacing w:after="120" w:lineRule="auto"/>
        <w:ind w:left="1440" w:hanging="360"/>
        <w:rPr>
          <w:rFonts w:ascii="Courier New" w:cs="Courier New" w:eastAsia="Courier New" w:hAnsi="Courier New"/>
          <w:b w:val="0"/>
          <w:bCs w:val="0"/>
        </w:rPr>
      </w:pPr>
      <w:r w:rsidDel="00000000" w:rsidR="00000000" w:rsidRPr="00000000">
        <w:rPr>
          <w:rFonts w:ascii="Times New Roman" w:cs="Times New Roman" w:eastAsia="Times New Roman" w:hAnsi="Times New Roman"/>
          <w:rtl w:val="0"/>
        </w:rPr>
        <w:t xml:space="preserve">Database: </w:t>
      </w:r>
      <w:r w:rsidDel="00000000" w:rsidR="00000000" w:rsidRPr="00000000">
        <w:rPr>
          <w:rFonts w:ascii="Times New Roman" w:cs="Times New Roman" w:eastAsia="Times New Roman" w:hAnsi="Times New Roman"/>
          <w:b w:val="1"/>
          <w:bCs w:val="1"/>
          <w:rtl w:val="0"/>
        </w:rPr>
        <w:t xml:space="preserve">SQLite 3</w:t>
      </w:r>
      <w:r w:rsidDel="00000000" w:rsidR="00000000" w:rsidRPr="00000000">
        <w:rPr>
          <w:rFonts w:ascii="Times New Roman" w:cs="Times New Roman" w:eastAsia="Times New Roman" w:hAnsi="Times New Roman"/>
          <w:rtl w:val="0"/>
        </w:rPr>
        <w:t xml:space="preserve"> melalui library </w:t>
      </w:r>
      <w:r w:rsidDel="00000000" w:rsidR="00000000" w:rsidRPr="00000000">
        <w:rPr>
          <w:rFonts w:ascii="Times New Roman" w:cs="Times New Roman" w:eastAsia="Times New Roman" w:hAnsi="Times New Roman"/>
          <w:shd w:fill="f8f8fa" w:val="clear"/>
          <w:rtl w:val="0"/>
        </w:rPr>
        <w:t xml:space="preserve">better-sqlite3</w:t>
      </w:r>
      <w:r w:rsidDel="00000000" w:rsidR="00000000" w:rsidRPr="00000000">
        <w:rPr>
          <w:rtl w:val="0"/>
        </w:rPr>
      </w:r>
    </w:p>
    <w:p w:rsidR="00000000" w:rsidDel="00000000" w:rsidP="00000000" w:rsidRDefault="00000000" w:rsidRPr="00000000" w14:paraId="000000F1">
      <w:pPr>
        <w:numPr>
          <w:ilvl w:val="1"/>
          <w:numId w:val="17"/>
        </w:numPr>
        <w:spacing w:after="12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Operasi Server: Linux (Ubuntu 22.04+), Windows Server 2019+, atau macOS</w:t>
      </w:r>
    </w:p>
    <w:p w:rsidR="00000000" w:rsidDel="00000000" w:rsidP="00000000" w:rsidRDefault="00000000" w:rsidRPr="00000000" w14:paraId="000000F2">
      <w:pPr>
        <w:numPr>
          <w:ilvl w:val="0"/>
          <w:numId w:val="17"/>
        </w:numPr>
        <w:spacing w:after="21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Client-side:</w:t>
      </w:r>
      <w:r w:rsidDel="00000000" w:rsidR="00000000" w:rsidRPr="00000000">
        <w:rPr>
          <w:rtl w:val="0"/>
        </w:rPr>
      </w:r>
    </w:p>
    <w:p w:rsidR="00000000" w:rsidDel="00000000" w:rsidP="00000000" w:rsidRDefault="00000000" w:rsidRPr="00000000" w14:paraId="000000F3">
      <w:pPr>
        <w:numPr>
          <w:ilvl w:val="1"/>
          <w:numId w:val="17"/>
        </w:numPr>
        <w:spacing w:after="12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modern: Google Chrome (v100+), Mozilla Firefox (v100+), Microsoft Edge (v100+), Safari (v15+)</w:t>
      </w:r>
    </w:p>
    <w:p w:rsidR="00000000" w:rsidDel="00000000" w:rsidP="00000000" w:rsidRDefault="00000000" w:rsidRPr="00000000" w14:paraId="000000F4">
      <w:pPr>
        <w:numPr>
          <w:ilvl w:val="1"/>
          <w:numId w:val="17"/>
        </w:numPr>
        <w:spacing w:after="12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Responsif untuk resolusi desktop (≥1024px)</w:t>
      </w:r>
    </w:p>
    <w:p w:rsidR="00000000" w:rsidDel="00000000" w:rsidP="00000000" w:rsidRDefault="00000000" w:rsidRPr="00000000" w14:paraId="000000F5">
      <w:pPr>
        <w:numPr>
          <w:ilvl w:val="0"/>
          <w:numId w:val="17"/>
        </w:numPr>
        <w:spacing w:after="21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Jaringan:</w:t>
      </w:r>
      <w:r w:rsidDel="00000000" w:rsidR="00000000" w:rsidRPr="00000000">
        <w:rPr>
          <w:rFonts w:ascii="Times New Roman" w:cs="Times New Roman" w:eastAsia="Times New Roman" w:hAnsi="Times New Roman"/>
          <w:rtl w:val="0"/>
        </w:rPr>
        <w:t xml:space="preserve"> HTTP/HTTPS melalui jaringan lokal kampus atau internet</w:t>
      </w:r>
    </w:p>
    <w:p w:rsidR="00000000" w:rsidDel="00000000" w:rsidP="00000000" w:rsidRDefault="00000000" w:rsidRPr="00000000" w14:paraId="000000F6">
      <w:pPr>
        <w:pStyle w:val="Heading2"/>
        <w:spacing w:after="120" w:before="240" w:line="271" w:lineRule="auto"/>
        <w:rPr/>
      </w:pPr>
      <w:bookmarkStart w:colFirst="0" w:colLast="0" w:name="_plzcawzcudo6" w:id="16"/>
      <w:bookmarkEnd w:id="16"/>
      <w:r w:rsidDel="00000000" w:rsidR="00000000" w:rsidRPr="00000000">
        <w:rPr>
          <w:rtl w:val="0"/>
        </w:rPr>
        <w:t xml:space="preserve">2.5 Design and Implementation Constraints</w:t>
      </w:r>
    </w:p>
    <w:p w:rsidR="00000000" w:rsidDel="00000000" w:rsidP="00000000" w:rsidRDefault="00000000" w:rsidRPr="00000000" w14:paraId="000000F7">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prinsip </w:t>
      </w:r>
      <w:r w:rsidDel="00000000" w:rsidR="00000000" w:rsidRPr="00000000">
        <w:rPr>
          <w:rFonts w:ascii="Times New Roman" w:cs="Times New Roman" w:eastAsia="Times New Roman" w:hAnsi="Times New Roman"/>
          <w:i w:val="1"/>
          <w:iCs w:val="1"/>
          <w:rtl w:val="0"/>
        </w:rPr>
        <w:t xml:space="preserve">Negotiation</w:t>
      </w:r>
      <w:r w:rsidDel="00000000" w:rsidR="00000000" w:rsidRPr="00000000">
        <w:rPr>
          <w:rFonts w:ascii="Times New Roman" w:cs="Times New Roman" w:eastAsia="Times New Roman" w:hAnsi="Times New Roman"/>
          <w:rtl w:val="0"/>
        </w:rPr>
        <w:t xml:space="preserve"> dalam </w:t>
      </w:r>
      <w:r w:rsidDel="00000000" w:rsidR="00000000" w:rsidRPr="00000000">
        <w:rPr>
          <w:rFonts w:ascii="Times New Roman" w:cs="Times New Roman" w:eastAsia="Times New Roman" w:hAnsi="Times New Roman"/>
          <w:i w:val="1"/>
          <w:iCs w:val="1"/>
          <w:rtl w:val="0"/>
        </w:rPr>
        <w:t xml:space="preserve">Requirement Engineering</w:t>
      </w:r>
      <w:r w:rsidDel="00000000" w:rsidR="00000000" w:rsidRPr="00000000">
        <w:rPr>
          <w:rFonts w:ascii="Times New Roman" w:cs="Times New Roman" w:eastAsia="Times New Roman" w:hAnsi="Times New Roman"/>
          <w:rtl w:val="0"/>
        </w:rPr>
        <w:t xml:space="preserve">, yaitu mendamaikan berbagai batasan dan menghasilkan solusi </w:t>
      </w:r>
      <w:r w:rsidDel="00000000" w:rsidR="00000000" w:rsidRPr="00000000">
        <w:rPr>
          <w:rFonts w:ascii="Times New Roman" w:cs="Times New Roman" w:eastAsia="Times New Roman" w:hAnsi="Times New Roman"/>
          <w:i w:val="1"/>
          <w:iCs w:val="1"/>
          <w:rtl w:val="0"/>
        </w:rPr>
        <w:t xml:space="preserve">win-win</w:t>
      </w:r>
      <w:r w:rsidDel="00000000" w:rsidR="00000000" w:rsidRPr="00000000">
        <w:rPr>
          <w:rFonts w:ascii="Times New Roman" w:cs="Times New Roman" w:eastAsia="Times New Roman" w:hAnsi="Times New Roman"/>
          <w:rtl w:val="0"/>
        </w:rPr>
        <w:t xml:space="preserve">, batasan desain dan implementasi ditetapkan sebagai berikut:</w:t>
      </w:r>
    </w:p>
    <w:p w:rsidR="00000000" w:rsidDel="00000000" w:rsidP="00000000" w:rsidRDefault="00000000" w:rsidRPr="00000000" w14:paraId="000000F8">
      <w:pPr>
        <w:numPr>
          <w:ilvl w:val="0"/>
          <w:numId w:val="21"/>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Database wajib menggunakan SQLite</w:t>
      </w:r>
      <w:r w:rsidDel="00000000" w:rsidR="00000000" w:rsidRPr="00000000">
        <w:rPr>
          <w:rFonts w:ascii="Times New Roman" w:cs="Times New Roman" w:eastAsia="Times New Roman" w:hAnsi="Times New Roman"/>
          <w:rtl w:val="0"/>
        </w:rPr>
        <w:t xml:space="preserve"> sesuai ketentuan studi kasus, sehingga tidak mendukung akses tulis (</w:t>
      </w:r>
      <w:r w:rsidDel="00000000" w:rsidR="00000000" w:rsidRPr="00000000">
        <w:rPr>
          <w:rFonts w:ascii="Times New Roman" w:cs="Times New Roman" w:eastAsia="Times New Roman" w:hAnsi="Times New Roman"/>
          <w:i w:val="1"/>
          <w:iCs w:val="1"/>
          <w:rtl w:val="0"/>
        </w:rPr>
        <w:t xml:space="preserve">write</w:t>
      </w:r>
      <w:r w:rsidDel="00000000" w:rsidR="00000000" w:rsidRPr="00000000">
        <w:rPr>
          <w:rFonts w:ascii="Times New Roman" w:cs="Times New Roman" w:eastAsia="Times New Roman" w:hAnsi="Times New Roman"/>
          <w:rtl w:val="0"/>
        </w:rPr>
        <w:t xml:space="preserve">) secara konkuren dalam jumlah besar.</w:t>
      </w:r>
    </w:p>
    <w:p w:rsidR="00000000" w:rsidDel="00000000" w:rsidP="00000000" w:rsidRDefault="00000000" w:rsidRPr="00000000" w14:paraId="000000F9">
      <w:pPr>
        <w:numPr>
          <w:ilvl w:val="0"/>
          <w:numId w:val="21"/>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Bahasa pemrograman utama adalah JavaScript</w:t>
      </w:r>
      <w:r w:rsidDel="00000000" w:rsidR="00000000" w:rsidRPr="00000000">
        <w:rPr>
          <w:rFonts w:ascii="Times New Roman" w:cs="Times New Roman" w:eastAsia="Times New Roman" w:hAnsi="Times New Roman"/>
          <w:rtl w:val="0"/>
        </w:rPr>
        <w:t xml:space="preserve"> untuk frontend dan backend, sesuai dengan keputusan yang tercantum dalam studi kasus.</w:t>
      </w:r>
    </w:p>
    <w:p w:rsidR="00000000" w:rsidDel="00000000" w:rsidP="00000000" w:rsidRDefault="00000000" w:rsidRPr="00000000" w14:paraId="000000FA">
      <w:pPr>
        <w:numPr>
          <w:ilvl w:val="0"/>
          <w:numId w:val="21"/>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Output ekspor harus berformat .xlsx</w:t>
      </w:r>
      <w:r w:rsidDel="00000000" w:rsidR="00000000" w:rsidRPr="00000000">
        <w:rPr>
          <w:rFonts w:ascii="Times New Roman" w:cs="Times New Roman" w:eastAsia="Times New Roman" w:hAnsi="Times New Roman"/>
          <w:rtl w:val="0"/>
        </w:rPr>
        <w:t xml:space="preserve"> yang kompatibel dengan Microsoft Excel dan aplikasi spreadsheet lainnya.</w:t>
      </w:r>
    </w:p>
    <w:p w:rsidR="00000000" w:rsidDel="00000000" w:rsidP="00000000" w:rsidRDefault="00000000" w:rsidRPr="00000000" w14:paraId="000000FB">
      <w:pPr>
        <w:numPr>
          <w:ilvl w:val="0"/>
          <w:numId w:val="21"/>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rtl w:val="0"/>
        </w:rPr>
        <w:t xml:space="preserve">Library ekspor Excel menggunakan </w:t>
      </w:r>
      <w:r w:rsidDel="00000000" w:rsidR="00000000" w:rsidRPr="00000000">
        <w:rPr>
          <w:rFonts w:ascii="Times New Roman" w:cs="Times New Roman" w:eastAsia="Times New Roman" w:hAnsi="Times New Roman"/>
          <w:b w:val="1"/>
          <w:bCs w:val="1"/>
          <w:rtl w:val="0"/>
        </w:rPr>
        <w:t xml:space="preserve">ExcelJS</w:t>
      </w:r>
      <w:r w:rsidDel="00000000" w:rsidR="00000000" w:rsidRPr="00000000">
        <w:rPr>
          <w:rFonts w:ascii="Times New Roman" w:cs="Times New Roman" w:eastAsia="Times New Roman" w:hAnsi="Times New Roman"/>
          <w:rtl w:val="0"/>
        </w:rPr>
        <w:t xml:space="preserve"> (open-source, mendukung Node.js dan browser).</w:t>
      </w:r>
    </w:p>
    <w:p w:rsidR="00000000" w:rsidDel="00000000" w:rsidP="00000000" w:rsidRDefault="00000000" w:rsidRPr="00000000" w14:paraId="000000FC">
      <w:pPr>
        <w:numPr>
          <w:ilvl w:val="0"/>
          <w:numId w:val="21"/>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pengguna konkuren diperkirakan rendah (sistem berskala departemen, bukan enterprise), sehingga SQLite masih memadai.</w:t>
      </w:r>
    </w:p>
    <w:p w:rsidR="00000000" w:rsidDel="00000000" w:rsidP="00000000" w:rsidRDefault="00000000" w:rsidRPr="00000000" w14:paraId="000000FD">
      <w:pPr>
        <w:spacing w:after="120" w:lineRule="auto"/>
        <w:ind w:left="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E">
      <w:pPr>
        <w:pStyle w:val="Heading2"/>
        <w:spacing w:after="120" w:lineRule="auto"/>
        <w:rPr/>
      </w:pPr>
      <w:bookmarkStart w:colFirst="0" w:colLast="0" w:name="_h9c9ufgr2yr6" w:id="17"/>
      <w:bookmarkEnd w:id="17"/>
      <w:r w:rsidDel="00000000" w:rsidR="00000000" w:rsidRPr="00000000">
        <w:rPr>
          <w:rtl w:val="0"/>
        </w:rPr>
        <w:t xml:space="preserve">2.6 User Documentation</w:t>
      </w:r>
    </w:p>
    <w:p w:rsidR="00000000" w:rsidDel="00000000" w:rsidP="00000000" w:rsidRDefault="00000000" w:rsidRPr="00000000" w14:paraId="000000FF">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Dokumentasi pengguna yang akan disediakan bersama perangkat lunak meliputi:</w:t>
      </w:r>
    </w:p>
    <w:p w:rsidR="00000000" w:rsidDel="00000000" w:rsidP="00000000" w:rsidRDefault="00000000" w:rsidRPr="00000000" w14:paraId="00000100">
      <w:pPr>
        <w:numPr>
          <w:ilvl w:val="0"/>
          <w:numId w:val="1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Panduan Pengguna (User Manual):</w:t>
      </w:r>
      <w:r w:rsidDel="00000000" w:rsidR="00000000" w:rsidRPr="00000000">
        <w:rPr>
          <w:rFonts w:ascii="Times New Roman" w:cs="Times New Roman" w:eastAsia="Times New Roman" w:hAnsi="Times New Roman"/>
          <w:rtl w:val="0"/>
        </w:rPr>
        <w:t xml:space="preserve"> Dokumen PDF/online yang menjelaskan langkah-langkah penggunaan setiap fitur sistem, dilengkapi tangkapan layar.</w:t>
      </w:r>
    </w:p>
    <w:p w:rsidR="00000000" w:rsidDel="00000000" w:rsidP="00000000" w:rsidRDefault="00000000" w:rsidRPr="00000000" w14:paraId="00000101">
      <w:pPr>
        <w:numPr>
          <w:ilvl w:val="0"/>
          <w:numId w:val="1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Bantuan Dalam Aplikasi (</w:t>
      </w:r>
      <w:r w:rsidDel="00000000" w:rsidR="00000000" w:rsidRPr="00000000">
        <w:rPr>
          <w:rFonts w:ascii="Times New Roman" w:cs="Times New Roman" w:eastAsia="Times New Roman" w:hAnsi="Times New Roman"/>
          <w:b w:val="1"/>
          <w:bCs w:val="1"/>
          <w:i w:val="1"/>
          <w:iCs w:val="1"/>
          <w:rtl w:val="0"/>
        </w:rPr>
        <w:t xml:space="preserve">In-App Help):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Tooltip</w:t>
      </w:r>
      <w:r w:rsidDel="00000000" w:rsidR="00000000" w:rsidRPr="00000000">
        <w:rPr>
          <w:rFonts w:ascii="Times New Roman" w:cs="Times New Roman" w:eastAsia="Times New Roman" w:hAnsi="Times New Roman"/>
          <w:rtl w:val="0"/>
        </w:rPr>
        <w:t xml:space="preserve"> dan petunjuk singkat yang ditampilkan pada elemen antarmuka yang kompleks.</w:t>
      </w:r>
    </w:p>
    <w:p w:rsidR="00000000" w:rsidDel="00000000" w:rsidP="00000000" w:rsidRDefault="00000000" w:rsidRPr="00000000" w14:paraId="00000102">
      <w:pPr>
        <w:numPr>
          <w:ilvl w:val="0"/>
          <w:numId w:val="1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Dokumen Instalasi dan Deployment:</w:t>
      </w:r>
      <w:r w:rsidDel="00000000" w:rsidR="00000000" w:rsidRPr="00000000">
        <w:rPr>
          <w:rFonts w:ascii="Times New Roman" w:cs="Times New Roman" w:eastAsia="Times New Roman" w:hAnsi="Times New Roman"/>
          <w:rtl w:val="0"/>
        </w:rPr>
        <w:t xml:space="preserve"> Panduan teknis untuk administrator dalam menginstal, mengonfigurasi, dan men-deploy sistem.</w:t>
      </w:r>
    </w:p>
    <w:p w:rsidR="00000000" w:rsidDel="00000000" w:rsidP="00000000" w:rsidRDefault="00000000" w:rsidRPr="00000000" w14:paraId="00000103">
      <w:pPr>
        <w:numPr>
          <w:ilvl w:val="0"/>
          <w:numId w:val="1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FAQ (Frequently Asked Questions):</w:t>
      </w:r>
      <w:r w:rsidDel="00000000" w:rsidR="00000000" w:rsidRPr="00000000">
        <w:rPr>
          <w:rFonts w:ascii="Times New Roman" w:cs="Times New Roman" w:eastAsia="Times New Roman" w:hAnsi="Times New Roman"/>
          <w:rtl w:val="0"/>
        </w:rPr>
        <w:t xml:space="preserve"> Daftar pertanyaan yang sering diajukan beserta jawabannya.</w:t>
      </w:r>
    </w:p>
    <w:p w:rsidR="00000000" w:rsidDel="00000000" w:rsidP="00000000" w:rsidRDefault="00000000" w:rsidRPr="00000000" w14:paraId="00000104">
      <w:pPr>
        <w:pStyle w:val="Heading2"/>
        <w:spacing w:after="120" w:before="240" w:line="271" w:lineRule="auto"/>
        <w:rPr/>
      </w:pPr>
      <w:bookmarkStart w:colFirst="0" w:colLast="0" w:name="_t8t83tfxpml2" w:id="18"/>
      <w:bookmarkEnd w:id="18"/>
      <w:r w:rsidDel="00000000" w:rsidR="00000000" w:rsidRPr="00000000">
        <w:rPr>
          <w:rtl w:val="0"/>
        </w:rPr>
        <w:t xml:space="preserve">2.7 Assumptions and Dependencies</w:t>
      </w:r>
    </w:p>
    <w:p w:rsidR="00000000" w:rsidDel="00000000" w:rsidP="00000000" w:rsidRDefault="00000000" w:rsidRPr="00000000" w14:paraId="00000105">
      <w:pPr>
        <w:pStyle w:val="Heading3"/>
        <w:spacing w:after="120" w:before="240" w:line="271" w:lineRule="auto"/>
        <w:rPr/>
      </w:pPr>
      <w:bookmarkStart w:colFirst="0" w:colLast="0" w:name="_cw4u14pb350r" w:id="19"/>
      <w:bookmarkEnd w:id="19"/>
      <w:r w:rsidDel="00000000" w:rsidR="00000000" w:rsidRPr="00000000">
        <w:rPr>
          <w:rtl w:val="0"/>
        </w:rPr>
        <w:t xml:space="preserve">Asumsi</w:t>
      </w:r>
    </w:p>
    <w:p w:rsidR="00000000" w:rsidDel="00000000" w:rsidP="00000000" w:rsidRDefault="00000000" w:rsidRPr="00000000" w14:paraId="00000106">
      <w:pPr>
        <w:numPr>
          <w:ilvl w:val="0"/>
          <w:numId w:val="2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memiliki akses ke perangkat komputer/laptop dengan browser web modern dan koneksi jaringan ke server aplikasi.</w:t>
      </w:r>
    </w:p>
    <w:p w:rsidR="00000000" w:rsidDel="00000000" w:rsidP="00000000" w:rsidRDefault="00000000" w:rsidRPr="00000000" w14:paraId="00000107">
      <w:pPr>
        <w:numPr>
          <w:ilvl w:val="0"/>
          <w:numId w:val="2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dosen memiliki data mahasiswa (NIM) dan nilai komponen yang siap diinput ke dalam sistem.</w:t>
      </w:r>
    </w:p>
    <w:p w:rsidR="00000000" w:rsidDel="00000000" w:rsidP="00000000" w:rsidRDefault="00000000" w:rsidRPr="00000000" w14:paraId="00000108">
      <w:pPr>
        <w:numPr>
          <w:ilvl w:val="0"/>
          <w:numId w:val="2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Aturan bobot penilaian dan konversi nilai huruf bersifat seragam sesuai ketentuan universitas sebagaimana tercantum dalam studi kasus, namun bobot dapat disesuaikan per mata kuliah.</w:t>
      </w:r>
    </w:p>
    <w:p w:rsidR="00000000" w:rsidDel="00000000" w:rsidP="00000000" w:rsidRDefault="00000000" w:rsidRPr="00000000" w14:paraId="00000109">
      <w:pPr>
        <w:numPr>
          <w:ilvl w:val="0"/>
          <w:numId w:val="2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Institusi menyediakan infrastruktur server (minimal VPS atau server lokal) untuk hosting aplikasi.</w:t>
      </w:r>
    </w:p>
    <w:p w:rsidR="00000000" w:rsidDel="00000000" w:rsidP="00000000" w:rsidRDefault="00000000" w:rsidRPr="00000000" w14:paraId="0000010A">
      <w:pPr>
        <w:pStyle w:val="Heading3"/>
        <w:spacing w:after="120" w:before="240" w:line="271" w:lineRule="auto"/>
        <w:rPr/>
      </w:pPr>
      <w:bookmarkStart w:colFirst="0" w:colLast="0" w:name="_ce6n0d125dk5" w:id="20"/>
      <w:bookmarkEnd w:id="20"/>
      <w:r w:rsidDel="00000000" w:rsidR="00000000" w:rsidRPr="00000000">
        <w:rPr>
          <w:rtl w:val="0"/>
        </w:rPr>
        <w:t xml:space="preserve">Dependensi</w:t>
      </w:r>
    </w:p>
    <w:p w:rsidR="00000000" w:rsidDel="00000000" w:rsidP="00000000" w:rsidRDefault="00000000" w:rsidRPr="00000000" w14:paraId="0000010B">
      <w:pPr>
        <w:numPr>
          <w:ilvl w:val="0"/>
          <w:numId w:val="25"/>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rtl w:val="0"/>
        </w:rPr>
        <w:t xml:space="preserve">Sistem bergantung pada runtime </w:t>
      </w:r>
      <w:r w:rsidDel="00000000" w:rsidR="00000000" w:rsidRPr="00000000">
        <w:rPr>
          <w:rFonts w:ascii="Times New Roman" w:cs="Times New Roman" w:eastAsia="Times New Roman" w:hAnsi="Times New Roman"/>
          <w:b w:val="1"/>
          <w:bCs w:val="1"/>
          <w:rtl w:val="0"/>
        </w:rPr>
        <w:t xml:space="preserve">Node.js</w:t>
      </w:r>
      <w:r w:rsidDel="00000000" w:rsidR="00000000" w:rsidRPr="00000000">
        <w:rPr>
          <w:rFonts w:ascii="Times New Roman" w:cs="Times New Roman" w:eastAsia="Times New Roman" w:hAnsi="Times New Roman"/>
          <w:rtl w:val="0"/>
        </w:rPr>
        <w:t xml:space="preserve"> versi 20+ untuk eksekusi server-side.</w:t>
      </w:r>
    </w:p>
    <w:p w:rsidR="00000000" w:rsidDel="00000000" w:rsidP="00000000" w:rsidRDefault="00000000" w:rsidRPr="00000000" w14:paraId="0000010C">
      <w:pPr>
        <w:numPr>
          <w:ilvl w:val="0"/>
          <w:numId w:val="25"/>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rtl w:val="0"/>
        </w:rPr>
        <w:t xml:space="preserve">Library </w:t>
      </w:r>
      <w:r w:rsidDel="00000000" w:rsidR="00000000" w:rsidRPr="00000000">
        <w:rPr>
          <w:rFonts w:ascii="Times New Roman" w:cs="Times New Roman" w:eastAsia="Times New Roman" w:hAnsi="Times New Roman"/>
          <w:b w:val="1"/>
          <w:bCs w:val="1"/>
          <w:rtl w:val="0"/>
        </w:rPr>
        <w:t xml:space="preserve">better-sqlite3</w:t>
      </w:r>
      <w:r w:rsidDel="00000000" w:rsidR="00000000" w:rsidRPr="00000000">
        <w:rPr>
          <w:rFonts w:ascii="Times New Roman" w:cs="Times New Roman" w:eastAsia="Times New Roman" w:hAnsi="Times New Roman"/>
          <w:rtl w:val="0"/>
        </w:rPr>
        <w:t xml:space="preserve"> digunakan untuk interaksi dengan database SQLite; perubahan versi mayor dapat mempengaruhi kompatibilitas.</w:t>
      </w:r>
    </w:p>
    <w:p w:rsidR="00000000" w:rsidDel="00000000" w:rsidP="00000000" w:rsidRDefault="00000000" w:rsidRPr="00000000" w14:paraId="0000010D">
      <w:pPr>
        <w:numPr>
          <w:ilvl w:val="0"/>
          <w:numId w:val="25"/>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rtl w:val="0"/>
        </w:rPr>
        <w:t xml:space="preserve">Library </w:t>
      </w:r>
      <w:r w:rsidDel="00000000" w:rsidR="00000000" w:rsidRPr="00000000">
        <w:rPr>
          <w:rFonts w:ascii="Times New Roman" w:cs="Times New Roman" w:eastAsia="Times New Roman" w:hAnsi="Times New Roman"/>
          <w:b w:val="1"/>
          <w:bCs w:val="1"/>
          <w:rtl w:val="0"/>
        </w:rPr>
        <w:t xml:space="preserve">ExcelJS</w:t>
      </w:r>
      <w:r w:rsidDel="00000000" w:rsidR="00000000" w:rsidRPr="00000000">
        <w:rPr>
          <w:rFonts w:ascii="Times New Roman" w:cs="Times New Roman" w:eastAsia="Times New Roman" w:hAnsi="Times New Roman"/>
          <w:rtl w:val="0"/>
        </w:rPr>
        <w:t xml:space="preserve"> digunakan untuk fitur ekspor Excel; ketiadaan atau perubahan API library ini akan mempengaruhi fitur ekspor.</w:t>
      </w:r>
    </w:p>
    <w:p w:rsidR="00000000" w:rsidDel="00000000" w:rsidP="00000000" w:rsidRDefault="00000000" w:rsidRPr="00000000" w14:paraId="0000010E">
      <w:pPr>
        <w:numPr>
          <w:ilvl w:val="0"/>
          <w:numId w:val="25"/>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rtl w:val="0"/>
        </w:rPr>
        <w:t xml:space="preserve">Build tool </w:t>
      </w:r>
      <w:r w:rsidDel="00000000" w:rsidR="00000000" w:rsidRPr="00000000">
        <w:rPr>
          <w:rFonts w:ascii="Times New Roman" w:cs="Times New Roman" w:eastAsia="Times New Roman" w:hAnsi="Times New Roman"/>
          <w:b w:val="1"/>
          <w:bCs w:val="1"/>
          <w:rtl w:val="0"/>
        </w:rPr>
        <w:t xml:space="preserve">Vite</w:t>
      </w:r>
      <w:r w:rsidDel="00000000" w:rsidR="00000000" w:rsidRPr="00000000">
        <w:rPr>
          <w:rFonts w:ascii="Times New Roman" w:cs="Times New Roman" w:eastAsia="Times New Roman" w:hAnsi="Times New Roman"/>
          <w:rtl w:val="0"/>
        </w:rPr>
        <w:t xml:space="preserve"> digunakan untuk membangun aplikasi frontend React.</w:t>
      </w:r>
    </w:p>
    <w:p w:rsidR="00000000" w:rsidDel="00000000" w:rsidP="00000000" w:rsidRDefault="00000000" w:rsidRPr="00000000" w14:paraId="0000010F">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0">
      <w:pPr>
        <w:pStyle w:val="Heading1"/>
        <w:spacing w:after="120" w:before="240" w:line="288" w:lineRule="auto"/>
        <w:rPr/>
      </w:pPr>
      <w:bookmarkStart w:colFirst="0" w:colLast="0" w:name="_lfj9esohslic" w:id="21"/>
      <w:bookmarkEnd w:id="21"/>
      <w:r w:rsidDel="00000000" w:rsidR="00000000" w:rsidRPr="00000000">
        <w:rPr>
          <w:rtl w:val="0"/>
        </w:rPr>
        <w:t xml:space="preserve">3. External Interface Requirements</w:t>
      </w:r>
    </w:p>
    <w:p w:rsidR="00000000" w:rsidDel="00000000" w:rsidP="00000000" w:rsidRDefault="00000000" w:rsidRPr="00000000" w14:paraId="00000111">
      <w:pPr>
        <w:pStyle w:val="Heading3"/>
        <w:spacing w:after="120" w:before="240" w:line="271" w:lineRule="auto"/>
        <w:rPr/>
      </w:pPr>
      <w:bookmarkStart w:colFirst="0" w:colLast="0" w:name="_98dx8gkzb060" w:id="22"/>
      <w:bookmarkEnd w:id="22"/>
      <w:r w:rsidDel="00000000" w:rsidR="00000000" w:rsidRPr="00000000">
        <w:rPr>
          <w:rtl w:val="0"/>
        </w:rPr>
        <w:t xml:space="preserve">3.1 User Interfaces</w:t>
      </w:r>
    </w:p>
    <w:p w:rsidR="00000000" w:rsidDel="00000000" w:rsidP="00000000" w:rsidRDefault="00000000" w:rsidRPr="00000000" w14:paraId="00000112">
      <w:pPr>
        <w:rPr/>
      </w:pPr>
      <w:r w:rsidDel="00000000" w:rsidR="00000000" w:rsidRPr="00000000">
        <w:rPr/>
        <w:drawing>
          <wp:inline distB="114300" distT="114300" distL="114300" distR="114300">
            <wp:extent cx="3681413" cy="2454275"/>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81413" cy="24542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pengguna didesain sebagai aplikasi web </w:t>
      </w:r>
      <w:r w:rsidDel="00000000" w:rsidR="00000000" w:rsidRPr="00000000">
        <w:rPr>
          <w:rFonts w:ascii="Times New Roman" w:cs="Times New Roman" w:eastAsia="Times New Roman" w:hAnsi="Times New Roman"/>
          <w:i w:val="1"/>
          <w:iCs w:val="1"/>
          <w:rtl w:val="0"/>
        </w:rPr>
        <w:t xml:space="preserve">single-page application</w:t>
      </w:r>
      <w:r w:rsidDel="00000000" w:rsidR="00000000" w:rsidRPr="00000000">
        <w:rPr>
          <w:rFonts w:ascii="Times New Roman" w:cs="Times New Roman" w:eastAsia="Times New Roman" w:hAnsi="Times New Roman"/>
          <w:rtl w:val="0"/>
        </w:rPr>
        <w:t xml:space="preserve"> (SPA) menggunakan React yang berjalan di browser. Berikut adalah karakteristik antarmuka:</w:t>
      </w:r>
    </w:p>
    <w:p w:rsidR="00000000" w:rsidDel="00000000" w:rsidP="00000000" w:rsidRDefault="00000000" w:rsidRPr="00000000" w14:paraId="00000114">
      <w:pPr>
        <w:numPr>
          <w:ilvl w:val="0"/>
          <w:numId w:val="2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Halaman Login:</w:t>
      </w:r>
      <w:r w:rsidDel="00000000" w:rsidR="00000000" w:rsidRPr="00000000">
        <w:rPr>
          <w:rFonts w:ascii="Times New Roman" w:cs="Times New Roman" w:eastAsia="Times New Roman" w:hAnsi="Times New Roman"/>
          <w:rtl w:val="0"/>
        </w:rPr>
        <w:t xml:space="preserve"> Menampilkan judul "Evaluasi Pembelajaran", field input Username dan Password, serta tombol "Masuk". Jika login berhasil, pengguna diarahkan ke halaman Dashboard. Jika gagal, sistem menampilkan pesan error berwarna merah.</w:t>
      </w:r>
    </w:p>
    <w:p w:rsidR="00000000" w:rsidDel="00000000" w:rsidP="00000000" w:rsidRDefault="00000000" w:rsidRPr="00000000" w14:paraId="00000115">
      <w:pPr>
        <w:numPr>
          <w:ilvl w:val="0"/>
          <w:numId w:val="2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Halaman Dashboard:</w:t>
      </w:r>
      <w:r w:rsidDel="00000000" w:rsidR="00000000" w:rsidRPr="00000000">
        <w:rPr>
          <w:rFonts w:ascii="Times New Roman" w:cs="Times New Roman" w:eastAsia="Times New Roman" w:hAnsi="Times New Roman"/>
          <w:rtl w:val="0"/>
        </w:rPr>
        <w:t xml:space="preserve"> Menampilkan sidebar navigasi di sisi kiri, judul "Selamat Datang", card statistik jumlah mata kuliah, serta tombol utama "+ Tambah Mata Kuliah". Tersedia tabel daftar mata kuliah dengan kolom Kode, Nama, Jumlah Mahasiswa, serta aksi "Kelola" dan "Hapus".</w:t>
      </w:r>
    </w:p>
    <w:p w:rsidR="00000000" w:rsidDel="00000000" w:rsidP="00000000" w:rsidRDefault="00000000" w:rsidRPr="00000000" w14:paraId="00000116">
      <w:pPr>
        <w:numPr>
          <w:ilvl w:val="0"/>
          <w:numId w:val="2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Form Mata Kuliah:</w:t>
      </w:r>
      <w:r w:rsidDel="00000000" w:rsidR="00000000" w:rsidRPr="00000000">
        <w:rPr>
          <w:rFonts w:ascii="Times New Roman" w:cs="Times New Roman" w:eastAsia="Times New Roman" w:hAnsi="Times New Roman"/>
          <w:rtl w:val="0"/>
        </w:rPr>
        <w:t xml:space="preserve"> Menyediakan form input untuk Kode MK, Nama MK, Bobot Tugas (%), Bobot UTS (%), Bobot UAS (%), dan Jumlah Tugas, serta tombol "Simpan" dan "Batal". Sistem melakukan validasi bahwa total bobot harus 100%. Jika belum memenuhi 100%, tombol "Simpan" akan dinonaktifkan.</w:t>
      </w:r>
    </w:p>
    <w:p w:rsidR="00000000" w:rsidDel="00000000" w:rsidP="00000000" w:rsidRDefault="00000000" w:rsidRPr="00000000" w14:paraId="00000117">
      <w:pPr>
        <w:numPr>
          <w:ilvl w:val="0"/>
          <w:numId w:val="2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Halaman Input Nilai:</w:t>
      </w:r>
      <w:r w:rsidDel="00000000" w:rsidR="00000000" w:rsidRPr="00000000">
        <w:rPr>
          <w:rFonts w:ascii="Times New Roman" w:cs="Times New Roman" w:eastAsia="Times New Roman" w:hAnsi="Times New Roman"/>
          <w:rtl w:val="0"/>
        </w:rPr>
        <w:t xml:space="preserve"> Menampilkan header informasi mata kuliah dan bobot penilaian, tombol "+ Tambah Mahasiswa", tombol "Hitung Semua Nilai", serta tombol utama "Simpan Semua". Tabel bersifat dinamis dan dapat diedit langsung (inline-edit) dengan kolom NIM, Nama, Tugas 1 hingga N (sesuai konfigurasi), UTS, UAS, dan aksi hapus. Sistem memvalidasi input nilai dalam rentang 0–100.</w:t>
      </w:r>
    </w:p>
    <w:p w:rsidR="00000000" w:rsidDel="00000000" w:rsidP="00000000" w:rsidRDefault="00000000" w:rsidRPr="00000000" w14:paraId="00000118">
      <w:pPr>
        <w:numPr>
          <w:ilvl w:val="0"/>
          <w:numId w:val="2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Halaman Hasil Evaluasi:</w:t>
      </w:r>
      <w:r w:rsidDel="00000000" w:rsidR="00000000" w:rsidRPr="00000000">
        <w:rPr>
          <w:rFonts w:ascii="Times New Roman" w:cs="Times New Roman" w:eastAsia="Times New Roman" w:hAnsi="Times New Roman"/>
          <w:rtl w:val="0"/>
        </w:rPr>
        <w:t xml:space="preserve"> Menampilkan tabel hasil evaluasi secara read-only dengan kolom NIM, Nama, Rata-rata Tugas, Persentase Tugas, Nilai UTS, Persentase UTS, Nilai UAS, Persentase UAS, Nilai Akhir, dan Nilai Huruf. Nilai huruf ditampilkan dengan color coding (misalnya A berwarna hijau dan E berwarna merah).</w:t>
      </w:r>
    </w:p>
    <w:p w:rsidR="00000000" w:rsidDel="00000000" w:rsidP="00000000" w:rsidRDefault="00000000" w:rsidRPr="00000000" w14:paraId="00000119">
      <w:pPr>
        <w:numPr>
          <w:ilvl w:val="0"/>
          <w:numId w:val="2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Tombol Ekspor:</w:t>
      </w:r>
      <w:r w:rsidDel="00000000" w:rsidR="00000000" w:rsidRPr="00000000">
        <w:rPr>
          <w:rFonts w:ascii="Times New Roman" w:cs="Times New Roman" w:eastAsia="Times New Roman" w:hAnsi="Times New Roman"/>
          <w:rtl w:val="0"/>
        </w:rPr>
        <w:t xml:space="preserve"> Tersedia tombol "Ekspor ke Excel" di bagian kanan atas halaman hasil evaluasi. Ketika diklik, sistem akan menampilkan proses loading sekitar beberapa detik sebelum file .xlsx otomatis diunduh ke perangkat pengguna.</w:t>
      </w:r>
    </w:p>
    <w:p w:rsidR="00000000" w:rsidDel="00000000" w:rsidP="00000000" w:rsidRDefault="00000000" w:rsidRPr="00000000" w14:paraId="0000011A">
      <w:pPr>
        <w:numPr>
          <w:ilvl w:val="0"/>
          <w:numId w:val="2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Alur Navigasi:</w:t>
      </w:r>
      <w:r w:rsidDel="00000000" w:rsidR="00000000" w:rsidRPr="00000000">
        <w:rPr>
          <w:rFonts w:ascii="Cardo" w:cs="Cardo" w:eastAsia="Cardo" w:hAnsi="Cardo"/>
          <w:rtl w:val="0"/>
        </w:rPr>
        <w:t xml:space="preserve"> Navigasi antar halaman mengikuti alur: Login → Dashboard ↔ Form Mata Kuliah → Input Nilai → Hasil Evaluasi → Download Excel.</w:t>
      </w:r>
    </w:p>
    <w:p w:rsidR="00000000" w:rsidDel="00000000" w:rsidP="00000000" w:rsidRDefault="00000000" w:rsidRPr="00000000" w14:paraId="0000011B">
      <w:pPr>
        <w:numPr>
          <w:ilvl w:val="0"/>
          <w:numId w:val="28"/>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Responsivitas dan Pesan Error:</w:t>
      </w:r>
      <w:r w:rsidDel="00000000" w:rsidR="00000000" w:rsidRPr="00000000">
        <w:rPr>
          <w:rFonts w:ascii="Times New Roman" w:cs="Times New Roman" w:eastAsia="Times New Roman" w:hAnsi="Times New Roman"/>
          <w:rtl w:val="0"/>
        </w:rPr>
        <w:t xml:space="preserve"> Antarmuka dioptimalkan untuk layar desktop dengan tabel yang dapat di-scroll secara horizontal. Pesan kesalahan ditampilkan secara jelas pada form atau sebagai notifikasi, terutama untuk validasi login, bobot penilaian, dan input nilai.</w:t>
      </w:r>
    </w:p>
    <w:p w:rsidR="00000000" w:rsidDel="00000000" w:rsidP="00000000" w:rsidRDefault="00000000" w:rsidRPr="00000000" w14:paraId="0000011C">
      <w:pPr>
        <w:pStyle w:val="Heading2"/>
        <w:spacing w:after="120" w:before="240" w:line="271" w:lineRule="auto"/>
        <w:rPr/>
      </w:pPr>
      <w:bookmarkStart w:colFirst="0" w:colLast="0" w:name="_nzcnx6o72gyj" w:id="23"/>
      <w:bookmarkEnd w:id="23"/>
      <w:r w:rsidDel="00000000" w:rsidR="00000000" w:rsidRPr="00000000">
        <w:rPr>
          <w:rtl w:val="0"/>
        </w:rPr>
        <w:t xml:space="preserve">3.2 Hardware Interfaces</w:t>
      </w:r>
    </w:p>
    <w:p w:rsidR="00000000" w:rsidDel="00000000" w:rsidP="00000000" w:rsidRDefault="00000000" w:rsidRPr="00000000" w14:paraId="0000011D">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berbasis web ini tidak memiliki antarmuka langsung dengan perangkat keras khusus. Pengguna mengakses sistem melalui perangkat komputer standar (PC, laptop) dengan:</w:t>
      </w:r>
    </w:p>
    <w:p w:rsidR="00000000" w:rsidDel="00000000" w:rsidP="00000000" w:rsidRDefault="00000000" w:rsidRPr="00000000" w14:paraId="0000011E">
      <w:pPr>
        <w:numPr>
          <w:ilvl w:val="0"/>
          <w:numId w:val="7"/>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Prosesor: minimal dual-core</w:t>
      </w:r>
    </w:p>
    <w:p w:rsidR="00000000" w:rsidDel="00000000" w:rsidP="00000000" w:rsidRDefault="00000000" w:rsidRPr="00000000" w14:paraId="0000011F">
      <w:pPr>
        <w:numPr>
          <w:ilvl w:val="0"/>
          <w:numId w:val="7"/>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minimal 4 GB</w:t>
      </w:r>
    </w:p>
    <w:p w:rsidR="00000000" w:rsidDel="00000000" w:rsidP="00000000" w:rsidRDefault="00000000" w:rsidRPr="00000000" w14:paraId="00000120">
      <w:pPr>
        <w:numPr>
          <w:ilvl w:val="0"/>
          <w:numId w:val="7"/>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Penyimpanan: minimal 500 MB ruang bebas di server untuk database dan file sementara</w:t>
      </w:r>
    </w:p>
    <w:p w:rsidR="00000000" w:rsidDel="00000000" w:rsidP="00000000" w:rsidRDefault="00000000" w:rsidRPr="00000000" w14:paraId="00000121">
      <w:pPr>
        <w:numPr>
          <w:ilvl w:val="0"/>
          <w:numId w:val="7"/>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Koneksi jaringan (LAN atau internet)</w:t>
      </w:r>
    </w:p>
    <w:p w:rsidR="00000000" w:rsidDel="00000000" w:rsidP="00000000" w:rsidRDefault="00000000" w:rsidRPr="00000000" w14:paraId="00000122">
      <w:pPr>
        <w:pStyle w:val="Heading2"/>
        <w:spacing w:after="120" w:before="240" w:line="271" w:lineRule="auto"/>
        <w:rPr/>
      </w:pPr>
      <w:bookmarkStart w:colFirst="0" w:colLast="0" w:name="_4jdgh77luygw" w:id="24"/>
      <w:bookmarkEnd w:id="24"/>
      <w:r w:rsidDel="00000000" w:rsidR="00000000" w:rsidRPr="00000000">
        <w:rPr>
          <w:rtl w:val="0"/>
        </w:rPr>
        <w:t xml:space="preserve">3.3 Software Interfaces</w:t>
      </w:r>
    </w:p>
    <w:p w:rsidR="00000000" w:rsidDel="00000000" w:rsidP="00000000" w:rsidRDefault="00000000" w:rsidRPr="00000000" w14:paraId="00000123">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berinteraksi dengan komponen perangkat lunak berikut:</w:t>
      </w:r>
    </w:p>
    <w:p w:rsidR="00000000" w:rsidDel="00000000" w:rsidP="00000000" w:rsidRDefault="00000000" w:rsidRPr="00000000" w14:paraId="00000124">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85988" cy="3304165"/>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185988" cy="3304165"/>
                    </a:xfrm>
                    <a:prstGeom prst="rect"/>
                    <a:ln/>
                  </pic:spPr>
                </pic:pic>
              </a:graphicData>
            </a:graphic>
          </wp:inline>
        </w:drawing>
      </w:r>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45"/>
        <w:gridCol w:w="2865"/>
        <w:gridCol w:w="2505"/>
        <w:tblGridChange w:id="0">
          <w:tblGrid>
            <w:gridCol w:w="1605"/>
            <w:gridCol w:w="1845"/>
            <w:gridCol w:w="2865"/>
            <w:gridCol w:w="250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2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Komponen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2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Nama &amp; Versi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2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Tujuan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2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 yang Dipertukarkan</w:t>
            </w:r>
            <w:r w:rsidDel="00000000" w:rsidR="00000000" w:rsidRPr="00000000">
              <w:rPr>
                <w:rtl w:val="0"/>
              </w:rPr>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Runtime Server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A">
            <w:pPr>
              <w:spacing w:after="480" w:line="276" w:lineRule="auto"/>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Node.js ≥ 20.x LTS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Lingkungan eksekusi utama untuk seluruh logika backend (</w:t>
            </w:r>
            <w:r w:rsidDel="00000000" w:rsidR="00000000" w:rsidRPr="00000000">
              <w:rPr>
                <w:rFonts w:ascii="Times New Roman" w:cs="Times New Roman" w:eastAsia="Times New Roman" w:hAnsi="Times New Roman"/>
                <w:i w:val="1"/>
                <w:iCs w:val="1"/>
                <w:color w:val="1f1f1f"/>
                <w:rtl w:val="0"/>
              </w:rPr>
              <w:t xml:space="preserve">Auth, Kalkulasi, Export</w:t>
            </w:r>
            <w:r w:rsidDel="00000000" w:rsidR="00000000" w:rsidRPr="00000000">
              <w:rPr>
                <w:rFonts w:ascii="Times New Roman" w:cs="Times New Roman" w:eastAsia="Times New Roman" w:hAnsi="Times New Roman"/>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2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Request HTTP dan proses logika server.</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UI 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E">
            <w:pPr>
              <w:spacing w:after="480" w:line="276" w:lineRule="auto"/>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React ≥ 18.x (via Vite)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Rendering antarmuka dosen (Dashboard, Form MK, Input Nilai, Tabel Evaluasi, Tombol Export).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Interaksi user dan payload JSON dari/ke API Service.</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API Service (Client)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Axios / Fetch API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Menjembatani panggilan fungsi </w:t>
            </w:r>
            <w:r w:rsidDel="00000000" w:rsidR="00000000" w:rsidRPr="00000000">
              <w:rPr>
                <w:rFonts w:ascii="Times New Roman" w:cs="Times New Roman" w:eastAsia="Times New Roman" w:hAnsi="Times New Roman"/>
                <w:i w:val="1"/>
                <w:iCs w:val="1"/>
                <w:color w:val="1f1f1f"/>
                <w:rtl w:val="0"/>
              </w:rPr>
              <w:t xml:space="preserve">frontend</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shd w:fill="e9eef6" w:val="clear"/>
                <w:rtl w:val="0"/>
              </w:rPr>
              <w:t xml:space="preserve">getMataKuliah</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shd w:fill="e9eef6" w:val="clear"/>
                <w:rtl w:val="0"/>
              </w:rPr>
              <w:t xml:space="preserve">hitungNilai</w:t>
            </w:r>
            <w:r w:rsidDel="00000000" w:rsidR="00000000" w:rsidRPr="00000000">
              <w:rPr>
                <w:rFonts w:ascii="Times New Roman" w:cs="Times New Roman" w:eastAsia="Times New Roman" w:hAnsi="Times New Roman"/>
                <w:color w:val="1f1f1f"/>
                <w:rtl w:val="0"/>
              </w:rPr>
              <w:t xml:space="preserve">, dll) ke </w:t>
            </w:r>
            <w:r w:rsidDel="00000000" w:rsidR="00000000" w:rsidRPr="00000000">
              <w:rPr>
                <w:rFonts w:ascii="Times New Roman" w:cs="Times New Roman" w:eastAsia="Times New Roman" w:hAnsi="Times New Roman"/>
                <w:i w:val="1"/>
                <w:iCs w:val="1"/>
                <w:color w:val="1f1f1f"/>
                <w:rtl w:val="0"/>
              </w:rPr>
              <w:t xml:space="preserve">router backend</w:t>
            </w:r>
            <w:r w:rsidDel="00000000" w:rsidR="00000000" w:rsidRPr="00000000">
              <w:rPr>
                <w:rFonts w:ascii="Times New Roman" w:cs="Times New Roman" w:eastAsia="Times New Roman" w:hAnsi="Times New Roman"/>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HTTP request/response.</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API Router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6">
            <w:pPr>
              <w:spacing w:after="480" w:line="276" w:lineRule="auto"/>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Express.js ≥ 4.18</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Mengelola routing endpoint utama (</w:t>
            </w:r>
            <w:r w:rsidDel="00000000" w:rsidR="00000000" w:rsidRPr="00000000">
              <w:rPr>
                <w:rFonts w:ascii="Times New Roman" w:cs="Times New Roman" w:eastAsia="Times New Roman" w:hAnsi="Times New Roman"/>
                <w:color w:val="444746"/>
                <w:shd w:fill="e9eef6" w:val="clear"/>
                <w:rtl w:val="0"/>
              </w:rPr>
              <w:t xml:space="preserve">/api/auth/login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shd w:fill="e9eef6" w:val="clear"/>
                <w:rtl w:val="0"/>
              </w:rPr>
              <w:t xml:space="preserve">/api/matakuliah</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shd w:fill="e9eef6" w:val="clear"/>
                <w:rtl w:val="0"/>
              </w:rPr>
              <w:t xml:space="preserve">/api/nilai/hitung</w:t>
            </w:r>
            <w:r w:rsidDel="00000000" w:rsidR="00000000" w:rsidRPr="00000000">
              <w:rPr>
                <w:rFonts w:ascii="Times New Roman" w:cs="Times New Roman" w:eastAsia="Times New Roman" w:hAnsi="Times New Roman"/>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Request client $\rightarrow$ Response JSON / Buffer file.</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Auth Service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jsonwebtoken &amp; bcrypt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Mengelola otentikasi (fungsi </w:t>
            </w:r>
            <w:r w:rsidDel="00000000" w:rsidR="00000000" w:rsidRPr="00000000">
              <w:rPr>
                <w:rFonts w:ascii="Times New Roman" w:cs="Times New Roman" w:eastAsia="Times New Roman" w:hAnsi="Times New Roman"/>
                <w:color w:val="444746"/>
                <w:shd w:fill="e9eef6" w:val="clear"/>
                <w:rtl w:val="0"/>
              </w:rPr>
              <w:t xml:space="preserve">login</w:t>
            </w:r>
            <w:r w:rsidDel="00000000" w:rsidR="00000000" w:rsidRPr="00000000">
              <w:rPr>
                <w:rFonts w:ascii="Times New Roman" w:cs="Times New Roman" w:eastAsia="Times New Roman" w:hAnsi="Times New Roman"/>
                <w:color w:val="1f1f1f"/>
                <w:rtl w:val="0"/>
              </w:rPr>
              <w:t xml:space="preserve">), verifikasi token, dan </w:t>
            </w:r>
            <w:r w:rsidDel="00000000" w:rsidR="00000000" w:rsidRPr="00000000">
              <w:rPr>
                <w:rFonts w:ascii="Times New Roman" w:cs="Times New Roman" w:eastAsia="Times New Roman" w:hAnsi="Times New Roman"/>
                <w:i w:val="1"/>
                <w:iCs w:val="1"/>
                <w:color w:val="1f1f1f"/>
                <w:rtl w:val="0"/>
              </w:rPr>
              <w:t xml:space="preserve">hashing</w:t>
            </w:r>
            <w:r w:rsidDel="00000000" w:rsidR="00000000" w:rsidRPr="00000000">
              <w:rPr>
                <w:rFonts w:ascii="Times New Roman" w:cs="Times New Roman" w:eastAsia="Times New Roman" w:hAnsi="Times New Roman"/>
                <w:color w:val="1f1f1f"/>
                <w:rtl w:val="0"/>
              </w:rPr>
              <w:t xml:space="preserve"> password.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Kredensial plain text, password hash, dan Token JWT.</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Kalkulasi Service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Node.js (Internal Logic)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Core engine</w:t>
            </w:r>
            <w:r w:rsidDel="00000000" w:rsidR="00000000" w:rsidRPr="00000000">
              <w:rPr>
                <w:rFonts w:ascii="Times New Roman" w:cs="Times New Roman" w:eastAsia="Times New Roman" w:hAnsi="Times New Roman"/>
                <w:color w:val="1f1f1f"/>
                <w:rtl w:val="0"/>
              </w:rPr>
              <w:t xml:space="preserve"> untuk menghitung rata-rata, nilai akhir, </w:t>
            </w:r>
            <w:r w:rsidDel="00000000" w:rsidR="00000000" w:rsidRPr="00000000">
              <w:rPr>
                <w:rFonts w:ascii="Times New Roman" w:cs="Times New Roman" w:eastAsia="Times New Roman" w:hAnsi="Times New Roman"/>
                <w:i w:val="1"/>
                <w:iCs w:val="1"/>
                <w:color w:val="1f1f1f"/>
                <w:rtl w:val="0"/>
              </w:rPr>
              <w:t xml:space="preserve">capping</w:t>
            </w:r>
            <w:r w:rsidDel="00000000" w:rsidR="00000000" w:rsidRPr="00000000">
              <w:rPr>
                <w:rFonts w:ascii="Times New Roman" w:cs="Times New Roman" w:eastAsia="Times New Roman" w:hAnsi="Times New Roman"/>
                <w:color w:val="1f1f1f"/>
                <w:rtl w:val="0"/>
              </w:rPr>
              <w:t xml:space="preserve"> (maks 100), dan konversi huruf (A-E).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Parameter angka mentah $\rightarrow$ Objek hasil kalkulasi akhir.</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Export Service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2">
            <w:pPr>
              <w:spacing w:after="480" w:line="276" w:lineRule="auto"/>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ExcelJS ≥ 4.x</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Generate</w:t>
            </w:r>
            <w:r w:rsidDel="00000000" w:rsidR="00000000" w:rsidRPr="00000000">
              <w:rPr>
                <w:rFonts w:ascii="Times New Roman" w:cs="Times New Roman" w:eastAsia="Times New Roman" w:hAnsi="Times New Roman"/>
                <w:color w:val="1f1f1f"/>
                <w:rtl w:val="0"/>
              </w:rPr>
              <w:t xml:space="preserve"> file </w:t>
            </w:r>
            <w:r w:rsidDel="00000000" w:rsidR="00000000" w:rsidRPr="00000000">
              <w:rPr>
                <w:rFonts w:ascii="Times New Roman" w:cs="Times New Roman" w:eastAsia="Times New Roman" w:hAnsi="Times New Roman"/>
                <w:color w:val="444746"/>
                <w:shd w:fill="e9eef6" w:val="clear"/>
                <w:rtl w:val="0"/>
              </w:rPr>
              <w:t xml:space="preserve">.xlsx</w:t>
            </w:r>
            <w:r w:rsidDel="00000000" w:rsidR="00000000" w:rsidRPr="00000000">
              <w:rPr>
                <w:rFonts w:ascii="Times New Roman" w:cs="Times New Roman" w:eastAsia="Times New Roman" w:hAnsi="Times New Roman"/>
                <w:color w:val="1f1f1f"/>
                <w:rtl w:val="0"/>
              </w:rPr>
              <w:t xml:space="preserve"> dengan format header 11 kolom (NIM, Nama, tugas, UTS, UAS, dll).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Array objek data $\rightarrow$ Data aliran/Buffer file </w:t>
            </w:r>
            <w:r w:rsidDel="00000000" w:rsidR="00000000" w:rsidRPr="00000000">
              <w:rPr>
                <w:rFonts w:ascii="Times New Roman" w:cs="Times New Roman" w:eastAsia="Times New Roman" w:hAnsi="Times New Roman"/>
                <w:color w:val="444746"/>
                <w:shd w:fill="e9eef6" w:val="clear"/>
                <w:rtl w:val="0"/>
              </w:rPr>
              <w:t xml:space="preserve">.xlsx</w:t>
            </w:r>
            <w:r w:rsidDel="00000000" w:rsidR="00000000" w:rsidRPr="00000000">
              <w:rPr>
                <w:rFonts w:ascii="Times New Roman" w:cs="Times New Roman" w:eastAsia="Times New Roman" w:hAnsi="Times New Roman"/>
                <w:color w:val="1f1f1f"/>
                <w:rtl w:val="0"/>
              </w:rPr>
              <w:t xml:space="preserve">.</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DB Repository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6">
            <w:pPr>
              <w:spacing w:after="480" w:line="276" w:lineRule="auto"/>
              <w:rPr>
                <w:rFonts w:ascii="Times New Roman" w:cs="Times New Roman" w:eastAsia="Times New Roman" w:hAnsi="Times New Roman"/>
                <w:color w:val="1f1f1f"/>
              </w:rPr>
            </w:pPr>
            <w:r w:rsidDel="00000000" w:rsidR="00000000" w:rsidRPr="00000000">
              <w:rPr>
                <w:rFonts w:ascii="Gungsuh" w:cs="Gungsuh" w:eastAsia="Gungsuh" w:hAnsi="Gungsuh"/>
                <w:color w:val="1f1f1f"/>
                <w:rtl w:val="0"/>
              </w:rPr>
              <w:t xml:space="preserve">SQLite 3 via better-sqlite3 ≥ 11.x</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Menangani operasi database (</w:t>
            </w:r>
            <w:r w:rsidDel="00000000" w:rsidR="00000000" w:rsidRPr="00000000">
              <w:rPr>
                <w:rFonts w:ascii="Times New Roman" w:cs="Times New Roman" w:eastAsia="Times New Roman" w:hAnsi="Times New Roman"/>
                <w:color w:val="444746"/>
                <w:shd w:fill="e9eef6" w:val="clear"/>
                <w:rtl w:val="0"/>
              </w:rPr>
              <w:t xml:space="preserve">findMataKuliah</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shd w:fill="e9eef6" w:val="clear"/>
                <w:rtl w:val="0"/>
              </w:rPr>
              <w:t xml:space="preserve">saveNilai</w:t>
            </w:r>
            <w:r w:rsidDel="00000000" w:rsidR="00000000" w:rsidRPr="00000000">
              <w:rPr>
                <w:rFonts w:ascii="Times New Roman" w:cs="Times New Roman" w:eastAsia="Times New Roman" w:hAnsi="Times New Roman"/>
                <w:color w:val="1f1f1f"/>
                <w:rtl w:val="0"/>
              </w:rPr>
              <w:t xml:space="preserve">) langsung ke file persisten </w:t>
            </w:r>
            <w:r w:rsidDel="00000000" w:rsidR="00000000" w:rsidRPr="00000000">
              <w:rPr>
                <w:rFonts w:ascii="Times New Roman" w:cs="Times New Roman" w:eastAsia="Times New Roman" w:hAnsi="Times New Roman"/>
                <w:color w:val="444746"/>
                <w:shd w:fill="e9eef6" w:val="clear"/>
                <w:rtl w:val="0"/>
              </w:rPr>
              <w:t xml:space="preserve">.db</w:t>
            </w:r>
            <w:r w:rsidDel="00000000" w:rsidR="00000000" w:rsidRPr="00000000">
              <w:rPr>
                <w:rFonts w:ascii="Times New Roman" w:cs="Times New Roman" w:eastAsia="Times New Roman" w:hAnsi="Times New Roman"/>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Objek parameter $\rightarrow$ Query SQL $\rightarrow$ Result set (baris data).</w:t>
            </w:r>
          </w:p>
        </w:tc>
      </w:tr>
    </w:tbl>
    <w:p w:rsidR="00000000" w:rsidDel="00000000" w:rsidP="00000000" w:rsidRDefault="00000000" w:rsidRPr="00000000" w14:paraId="00000149">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A">
      <w:pPr>
        <w:pStyle w:val="Heading2"/>
        <w:spacing w:after="120" w:before="240" w:line="271" w:lineRule="auto"/>
        <w:rPr/>
      </w:pPr>
      <w:bookmarkStart w:colFirst="0" w:colLast="0" w:name="_z3aiwwb7sxcb" w:id="25"/>
      <w:bookmarkEnd w:id="25"/>
      <w:r w:rsidDel="00000000" w:rsidR="00000000" w:rsidRPr="00000000">
        <w:rPr>
          <w:rtl w:val="0"/>
        </w:rPr>
        <w:t xml:space="preserve">3.4 Communications Interfaces</w:t>
      </w:r>
    </w:p>
    <w:p w:rsidR="00000000" w:rsidDel="00000000" w:rsidP="00000000" w:rsidRDefault="00000000" w:rsidRPr="00000000" w14:paraId="0000014B">
      <w:pPr>
        <w:numPr>
          <w:ilvl w:val="0"/>
          <w:numId w:val="33"/>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Protokol:</w:t>
      </w:r>
      <w:r w:rsidDel="00000000" w:rsidR="00000000" w:rsidRPr="00000000">
        <w:rPr>
          <w:rFonts w:ascii="Times New Roman" w:cs="Times New Roman" w:eastAsia="Times New Roman" w:hAnsi="Times New Roman"/>
          <w:rtl w:val="0"/>
        </w:rPr>
        <w:t xml:space="preserve"> Komunikasi antara frontend (React) dan backend (Express) menggunakan </w:t>
      </w:r>
      <w:r w:rsidDel="00000000" w:rsidR="00000000" w:rsidRPr="00000000">
        <w:rPr>
          <w:rFonts w:ascii="Times New Roman" w:cs="Times New Roman" w:eastAsia="Times New Roman" w:hAnsi="Times New Roman"/>
          <w:b w:val="1"/>
          <w:bCs w:val="1"/>
          <w:rtl w:val="0"/>
        </w:rPr>
        <w:t xml:space="preserve">HTTP/HTTPS</w:t>
      </w:r>
      <w:r w:rsidDel="00000000" w:rsidR="00000000" w:rsidRPr="00000000">
        <w:rPr>
          <w:rFonts w:ascii="Times New Roman" w:cs="Times New Roman" w:eastAsia="Times New Roman" w:hAnsi="Times New Roman"/>
          <w:rtl w:val="0"/>
        </w:rPr>
        <w:t xml:space="preserve"> dengan format data </w:t>
      </w:r>
      <w:r w:rsidDel="00000000" w:rsidR="00000000" w:rsidRPr="00000000">
        <w:rPr>
          <w:rFonts w:ascii="Times New Roman" w:cs="Times New Roman" w:eastAsia="Times New Roman" w:hAnsi="Times New Roman"/>
          <w:b w:val="1"/>
          <w:bCs w:val="1"/>
          <w:rtl w:val="0"/>
        </w:rPr>
        <w:t xml:space="preserve">JSON</w:t>
      </w:r>
      <w:r w:rsidDel="00000000" w:rsidR="00000000" w:rsidRPr="00000000">
        <w:rPr>
          <w:rFonts w:ascii="Times New Roman" w:cs="Times New Roman" w:eastAsia="Times New Roman" w:hAnsi="Times New Roman"/>
          <w:rtl w:val="0"/>
        </w:rPr>
        <w:t xml:space="preserve"> untuk request dan response REST API.</w:t>
      </w:r>
    </w:p>
    <w:p w:rsidR="00000000" w:rsidDel="00000000" w:rsidP="00000000" w:rsidRDefault="00000000" w:rsidRPr="00000000" w14:paraId="0000014C">
      <w:pPr>
        <w:numPr>
          <w:ilvl w:val="0"/>
          <w:numId w:val="33"/>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Port Default:</w:t>
      </w:r>
      <w:r w:rsidDel="00000000" w:rsidR="00000000" w:rsidRPr="00000000">
        <w:rPr>
          <w:rFonts w:ascii="Times New Roman" w:cs="Times New Roman" w:eastAsia="Times New Roman" w:hAnsi="Times New Roman"/>
          <w:rtl w:val="0"/>
        </w:rPr>
        <w:t xml:space="preserve"> Server Express berjalan pada port </w:t>
      </w:r>
      <w:r w:rsidDel="00000000" w:rsidR="00000000" w:rsidRPr="00000000">
        <w:rPr>
          <w:rFonts w:ascii="Times New Roman" w:cs="Times New Roman" w:eastAsia="Times New Roman" w:hAnsi="Times New Roman"/>
          <w:shd w:fill="f8f8fa" w:val="clear"/>
          <w:rtl w:val="0"/>
        </w:rPr>
        <w:t xml:space="preserve">3000</w:t>
      </w:r>
      <w:r w:rsidDel="00000000" w:rsidR="00000000" w:rsidRPr="00000000">
        <w:rPr>
          <w:rFonts w:ascii="Times New Roman" w:cs="Times New Roman" w:eastAsia="Times New Roman" w:hAnsi="Times New Roman"/>
          <w:rtl w:val="0"/>
        </w:rPr>
        <w:t xml:space="preserve"> (dapat dikonfigurasi melalui </w:t>
      </w:r>
      <w:r w:rsidDel="00000000" w:rsidR="00000000" w:rsidRPr="00000000">
        <w:rPr>
          <w:rFonts w:ascii="Times New Roman" w:cs="Times New Roman" w:eastAsia="Times New Roman" w:hAnsi="Times New Roman"/>
          <w:i w:val="1"/>
          <w:iCs w:val="1"/>
          <w:rtl w:val="0"/>
        </w:rPr>
        <w:t xml:space="preserve">environment variable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D">
      <w:pPr>
        <w:numPr>
          <w:ilvl w:val="0"/>
          <w:numId w:val="33"/>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CORS: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Cross-Origin Resource Sharing</w:t>
      </w:r>
      <w:r w:rsidDel="00000000" w:rsidR="00000000" w:rsidRPr="00000000">
        <w:rPr>
          <w:rFonts w:ascii="Times New Roman" w:cs="Times New Roman" w:eastAsia="Times New Roman" w:hAnsi="Times New Roman"/>
          <w:rtl w:val="0"/>
        </w:rPr>
        <w:t xml:space="preserve"> dikonfigurasi pada server Express untuk mengizinkan request dari domain frontend (selama pengembangan, biasanya </w:t>
      </w:r>
      <w:r w:rsidDel="00000000" w:rsidR="00000000" w:rsidRPr="00000000">
        <w:rPr>
          <w:rFonts w:ascii="Times New Roman" w:cs="Times New Roman" w:eastAsia="Times New Roman" w:hAnsi="Times New Roman"/>
          <w:shd w:fill="f8f8fa" w:val="clear"/>
          <w:rtl w:val="0"/>
        </w:rPr>
        <w:t xml:space="preserve">http://localhost:5173</w:t>
      </w:r>
      <w:r w:rsidDel="00000000" w:rsidR="00000000" w:rsidRPr="00000000">
        <w:rPr>
          <w:rFonts w:ascii="Times New Roman" w:cs="Times New Roman" w:eastAsia="Times New Roman" w:hAnsi="Times New Roman"/>
          <w:rtl w:val="0"/>
        </w:rPr>
        <w:t xml:space="preserve"> dari Vite dev server).</w:t>
      </w:r>
    </w:p>
    <w:p w:rsidR="00000000" w:rsidDel="00000000" w:rsidP="00000000" w:rsidRDefault="00000000" w:rsidRPr="00000000" w14:paraId="0000014E">
      <w:pPr>
        <w:numPr>
          <w:ilvl w:val="0"/>
          <w:numId w:val="33"/>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Keamanan:</w:t>
      </w:r>
      <w:r w:rsidDel="00000000" w:rsidR="00000000" w:rsidRPr="00000000">
        <w:rPr>
          <w:rFonts w:ascii="Times New Roman" w:cs="Times New Roman" w:eastAsia="Times New Roman" w:hAnsi="Times New Roman"/>
          <w:rtl w:val="0"/>
        </w:rPr>
        <w:t xml:space="preserve"> Untuk deployment produksi, disarankan menggunakan HTTPS dengan sertifikat SSL/TLS.</w:t>
      </w:r>
    </w:p>
    <w:p w:rsidR="00000000" w:rsidDel="00000000" w:rsidP="00000000" w:rsidRDefault="00000000" w:rsidRPr="00000000" w14:paraId="0000014F">
      <w:pPr>
        <w:numPr>
          <w:ilvl w:val="0"/>
          <w:numId w:val="33"/>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Unduhan File:</w:t>
      </w:r>
      <w:r w:rsidDel="00000000" w:rsidR="00000000" w:rsidRPr="00000000">
        <w:rPr>
          <w:rFonts w:ascii="Times New Roman" w:cs="Times New Roman" w:eastAsia="Times New Roman" w:hAnsi="Times New Roman"/>
          <w:rtl w:val="0"/>
        </w:rPr>
        <w:t xml:space="preserve"> Fitur ekspor Excel menggunakan mekanisme HTTP response dengan header </w:t>
      </w:r>
      <w:r w:rsidDel="00000000" w:rsidR="00000000" w:rsidRPr="00000000">
        <w:rPr>
          <w:rFonts w:ascii="Times New Roman" w:cs="Times New Roman" w:eastAsia="Times New Roman" w:hAnsi="Times New Roman"/>
          <w:shd w:fill="f8f8fa" w:val="clear"/>
          <w:rtl w:val="0"/>
        </w:rPr>
        <w:t xml:space="preserve">Content-Disposition: attachment</w:t>
      </w:r>
      <w:r w:rsidDel="00000000" w:rsidR="00000000" w:rsidRPr="00000000">
        <w:rPr>
          <w:rFonts w:ascii="Times New Roman" w:cs="Times New Roman" w:eastAsia="Times New Roman" w:hAnsi="Times New Roman"/>
          <w:rtl w:val="0"/>
        </w:rPr>
        <w:t xml:space="preserve"> dan MIME type </w:t>
      </w:r>
      <w:r w:rsidDel="00000000" w:rsidR="00000000" w:rsidRPr="00000000">
        <w:rPr>
          <w:rFonts w:ascii="Times New Roman" w:cs="Times New Roman" w:eastAsia="Times New Roman" w:hAnsi="Times New Roman"/>
          <w:shd w:fill="f8f8fa" w:val="clear"/>
          <w:rtl w:val="0"/>
        </w:rPr>
        <w:t xml:space="preserve">application/vnd.openxmlformats-officedocument.spreadsheetml.sheet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0">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1">
      <w:pPr>
        <w:pStyle w:val="Heading1"/>
        <w:spacing w:after="120" w:before="240" w:line="288" w:lineRule="auto"/>
        <w:rPr/>
      </w:pPr>
      <w:bookmarkStart w:colFirst="0" w:colLast="0" w:name="_ajax8tsgm79o" w:id="26"/>
      <w:bookmarkEnd w:id="26"/>
      <w:r w:rsidDel="00000000" w:rsidR="00000000" w:rsidRPr="00000000">
        <w:rPr>
          <w:rtl w:val="0"/>
        </w:rPr>
        <w:t xml:space="preserve">4. System Features</w:t>
      </w:r>
    </w:p>
    <w:p w:rsidR="00000000" w:rsidDel="00000000" w:rsidP="00000000" w:rsidRDefault="00000000" w:rsidRPr="00000000" w14:paraId="00000152">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menjelaskan fitur-fitur sistem secara detail sesuai prinsip </w:t>
      </w:r>
      <w:r w:rsidDel="00000000" w:rsidR="00000000" w:rsidRPr="00000000">
        <w:rPr>
          <w:rFonts w:ascii="Times New Roman" w:cs="Times New Roman" w:eastAsia="Times New Roman" w:hAnsi="Times New Roman"/>
          <w:i w:val="1"/>
          <w:iCs w:val="1"/>
          <w:rtl w:val="0"/>
        </w:rPr>
        <w:t xml:space="preserve">Specification</w:t>
      </w:r>
      <w:r w:rsidDel="00000000" w:rsidR="00000000" w:rsidRPr="00000000">
        <w:rPr>
          <w:rFonts w:ascii="Times New Roman" w:cs="Times New Roman" w:eastAsia="Times New Roman" w:hAnsi="Times New Roman"/>
          <w:rtl w:val="0"/>
        </w:rPr>
        <w:t xml:space="preserve"> dalam </w:t>
      </w:r>
      <w:r w:rsidDel="00000000" w:rsidR="00000000" w:rsidRPr="00000000">
        <w:rPr>
          <w:rFonts w:ascii="Times New Roman" w:cs="Times New Roman" w:eastAsia="Times New Roman" w:hAnsi="Times New Roman"/>
          <w:i w:val="1"/>
          <w:iCs w:val="1"/>
          <w:rtl w:val="0"/>
        </w:rPr>
        <w:t xml:space="preserve">Requirement Engineering</w:t>
      </w:r>
      <w:r w:rsidDel="00000000" w:rsidR="00000000" w:rsidRPr="00000000">
        <w:rPr>
          <w:rFonts w:ascii="Times New Roman" w:cs="Times New Roman" w:eastAsia="Times New Roman" w:hAnsi="Times New Roman"/>
          <w:rtl w:val="0"/>
        </w:rPr>
        <w:t xml:space="preserve">, yaitu menspesifikasi solusi secara tidak ambigu. Setiap fitur disertai deskripsi, prioritas, sekuens stimulus/respons, dan kebutuhan fungsional terperinci.[3]</w:t>
      </w:r>
    </w:p>
    <w:p w:rsidR="00000000" w:rsidDel="00000000" w:rsidP="00000000" w:rsidRDefault="00000000" w:rsidRPr="00000000" w14:paraId="00000153">
      <w:pPr>
        <w:pStyle w:val="Heading2"/>
        <w:spacing w:after="120" w:before="240" w:line="271" w:lineRule="auto"/>
        <w:rPr/>
      </w:pPr>
      <w:bookmarkStart w:colFirst="0" w:colLast="0" w:name="_9hf95t9bji58" w:id="27"/>
      <w:bookmarkEnd w:id="27"/>
      <w:r w:rsidDel="00000000" w:rsidR="00000000" w:rsidRPr="00000000">
        <w:rPr>
          <w:rtl w:val="0"/>
        </w:rPr>
        <w:t xml:space="preserve">4.1 Manajemen Data Mata Kuliah</w:t>
      </w:r>
    </w:p>
    <w:p w:rsidR="00000000" w:rsidDel="00000000" w:rsidP="00000000" w:rsidRDefault="00000000" w:rsidRPr="00000000" w14:paraId="00000154">
      <w:pPr>
        <w:pStyle w:val="Heading3"/>
        <w:spacing w:after="120" w:before="240" w:line="271" w:lineRule="auto"/>
        <w:rPr/>
      </w:pPr>
      <w:bookmarkStart w:colFirst="0" w:colLast="0" w:name="_bahqktgywx3d" w:id="28"/>
      <w:bookmarkEnd w:id="28"/>
      <w:r w:rsidDel="00000000" w:rsidR="00000000" w:rsidRPr="00000000">
        <w:rPr>
          <w:rtl w:val="0"/>
        </w:rPr>
        <w:t xml:space="preserve">4.1.1 Description and Priority</w:t>
      </w:r>
    </w:p>
    <w:p w:rsidR="00000000" w:rsidDel="00000000" w:rsidP="00000000" w:rsidRDefault="00000000" w:rsidRPr="00000000" w14:paraId="00000155">
      <w:pPr>
        <w:spacing w:after="21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Fitur ini memungkinkan dosen untuk membuat, melihat, mengedit, dan menghapus data mata kuliah beserta konfigurasi bobot penilaiannya. </w:t>
      </w:r>
      <w:r w:rsidDel="00000000" w:rsidR="00000000" w:rsidRPr="00000000">
        <w:rPr>
          <w:rFonts w:ascii="Times New Roman" w:cs="Times New Roman" w:eastAsia="Times New Roman" w:hAnsi="Times New Roman"/>
          <w:b w:val="1"/>
          <w:bCs w:val="1"/>
          <w:sz w:val="21"/>
          <w:szCs w:val="21"/>
          <w:rtl w:val="0"/>
        </w:rPr>
        <w:t xml:space="preserve">Prioritas: High.</w:t>
      </w:r>
      <w:r w:rsidDel="00000000" w:rsidR="00000000" w:rsidRPr="00000000">
        <w:rPr>
          <w:rFonts w:ascii="Times New Roman" w:cs="Times New Roman" w:eastAsia="Times New Roman" w:hAnsi="Times New Roman"/>
          <w:sz w:val="21"/>
          <w:szCs w:val="21"/>
          <w:rtl w:val="0"/>
        </w:rPr>
        <w:t xml:space="preserve"> Tanpa data mata kuliah dan konfigurasi bobot, sistem tidak dapat berfungsi.</w:t>
      </w:r>
    </w:p>
    <w:p w:rsidR="00000000" w:rsidDel="00000000" w:rsidP="00000000" w:rsidRDefault="00000000" w:rsidRPr="00000000" w14:paraId="00000156">
      <w:pPr>
        <w:pStyle w:val="Heading3"/>
        <w:spacing w:after="120" w:before="240" w:line="271" w:lineRule="auto"/>
        <w:rPr/>
      </w:pPr>
      <w:bookmarkStart w:colFirst="0" w:colLast="0" w:name="_hhnc7o3noyjj" w:id="29"/>
      <w:bookmarkEnd w:id="29"/>
      <w:r w:rsidDel="00000000" w:rsidR="00000000" w:rsidRPr="00000000">
        <w:rPr>
          <w:rtl w:val="0"/>
        </w:rPr>
        <w:t xml:space="preserve">4.1.2 Stimulus/Response Sequences</w:t>
      </w:r>
    </w:p>
    <w:tbl>
      <w:tblPr>
        <w:tblStyle w:val="Table6"/>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Stimulus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memilih menu "Mata Kuliah"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daftar semua mata kuliah yang sudah terdaftar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mengklik "Tambah Mata Kuliah"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form input: Kode MK, Nama MK, Bobot Tugas (%), Bobot UTS (%), Bobot UAS (%), dan Jumlah Tugas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mengisi form dan mengklik "Simpan"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memvalidasi bahwa total bobot = 100% dan menyimpan data ke database SQLite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mengklik "Edit" pada mata kuliah tertentu</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form dengan data yang sudah ada untuk diedit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mengklik "Hapus" pada mata kuliah tertentu</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dialog konfirmasi, lalu menghapus data jika dikonfirmasi</w:t>
            </w:r>
          </w:p>
        </w:tc>
      </w:tr>
    </w:tbl>
    <w:p w:rsidR="00000000" w:rsidDel="00000000" w:rsidP="00000000" w:rsidRDefault="00000000" w:rsidRPr="00000000" w14:paraId="00000163">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4">
      <w:pPr>
        <w:pStyle w:val="Heading3"/>
        <w:spacing w:after="120" w:before="240" w:line="271" w:lineRule="auto"/>
        <w:rPr/>
      </w:pPr>
      <w:bookmarkStart w:colFirst="0" w:colLast="0" w:name="_kf831fq8rh32" w:id="30"/>
      <w:bookmarkEnd w:id="30"/>
      <w:r w:rsidDel="00000000" w:rsidR="00000000" w:rsidRPr="00000000">
        <w:rPr>
          <w:rtl w:val="0"/>
        </w:rPr>
        <w:t xml:space="preserve">4.1.3 Functional Requirements</w:t>
      </w:r>
    </w:p>
    <w:p w:rsidR="00000000" w:rsidDel="00000000" w:rsidP="00000000" w:rsidRDefault="00000000" w:rsidRPr="00000000" w14:paraId="00000165">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REQ-1.1:</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Gungsuh" w:cs="Gungsuh" w:eastAsia="Gungsuh" w:hAnsi="Gungsuh"/>
          <w:rtl w:val="0"/>
        </w:rPr>
        <w:t xml:space="preserve"> menyediakan form input untuk data mata kuliah dengan field: Kode MK (teks, unik, wajib), Nama MK (teks, wajib), Bobot Tugas (angka desimal 0–100, wajib), Bobot UTS (angka desimal 0–100, wajib), Bobot UAS (angka desimal 0–100, wajib), dan Jumlah Tugas (integer ≥ 1, wajib).</w:t>
      </w:r>
    </w:p>
    <w:p w:rsidR="00000000" w:rsidDel="00000000" w:rsidP="00000000" w:rsidRDefault="00000000" w:rsidRPr="00000000" w14:paraId="00000166">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REQ-1.2:</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memvalidasi bahwa jumlah Bobot Tugas + Bobot UTS + Bobot UAS = 100%. Jika tidak valid, sistem menampilkan pesan error "Total bobot penilaian harus berjumlah 100%".</w:t>
      </w:r>
    </w:p>
    <w:p w:rsidR="00000000" w:rsidDel="00000000" w:rsidP="00000000" w:rsidRDefault="00000000" w:rsidRPr="00000000" w14:paraId="00000167">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REQ-1.3:</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menyimpan data mata kuliah ke tabel </w:t>
      </w:r>
      <w:r w:rsidDel="00000000" w:rsidR="00000000" w:rsidRPr="00000000">
        <w:rPr>
          <w:rFonts w:ascii="Times New Roman" w:cs="Times New Roman" w:eastAsia="Times New Roman" w:hAnsi="Times New Roman"/>
          <w:shd w:fill="f8f8fa" w:val="clear"/>
          <w:rtl w:val="0"/>
        </w:rPr>
        <w:t xml:space="preserve">mata_kuliah</w:t>
      </w:r>
      <w:r w:rsidDel="00000000" w:rsidR="00000000" w:rsidRPr="00000000">
        <w:rPr>
          <w:rFonts w:ascii="Times New Roman" w:cs="Times New Roman" w:eastAsia="Times New Roman" w:hAnsi="Times New Roman"/>
          <w:rtl w:val="0"/>
        </w:rPr>
        <w:t xml:space="preserve"> di database SQLite dengan skema: </w:t>
      </w:r>
      <w:r w:rsidDel="00000000" w:rsidR="00000000" w:rsidRPr="00000000">
        <w:rPr>
          <w:rFonts w:ascii="Times New Roman" w:cs="Times New Roman" w:eastAsia="Times New Roman" w:hAnsi="Times New Roman"/>
          <w:shd w:fill="f8f8fa" w:val="clear"/>
          <w:rtl w:val="0"/>
        </w:rPr>
        <w:t xml:space="preserve">id</w:t>
      </w:r>
      <w:r w:rsidDel="00000000" w:rsidR="00000000" w:rsidRPr="00000000">
        <w:rPr>
          <w:rFonts w:ascii="Times New Roman" w:cs="Times New Roman" w:eastAsia="Times New Roman" w:hAnsi="Times New Roman"/>
          <w:rtl w:val="0"/>
        </w:rPr>
        <w:t xml:space="preserve"> (INTEGER PRIMARY KEY), </w:t>
      </w:r>
      <w:r w:rsidDel="00000000" w:rsidR="00000000" w:rsidRPr="00000000">
        <w:rPr>
          <w:rFonts w:ascii="Times New Roman" w:cs="Times New Roman" w:eastAsia="Times New Roman" w:hAnsi="Times New Roman"/>
          <w:shd w:fill="f8f8fa" w:val="clear"/>
          <w:rtl w:val="0"/>
        </w:rPr>
        <w:t xml:space="preserve">kode_mk</w:t>
      </w:r>
      <w:r w:rsidDel="00000000" w:rsidR="00000000" w:rsidRPr="00000000">
        <w:rPr>
          <w:rFonts w:ascii="Times New Roman" w:cs="Times New Roman" w:eastAsia="Times New Roman" w:hAnsi="Times New Roman"/>
          <w:rtl w:val="0"/>
        </w:rPr>
        <w:t xml:space="preserve"> (TEXT UNIQUE NOT NULL), </w:t>
      </w:r>
      <w:r w:rsidDel="00000000" w:rsidR="00000000" w:rsidRPr="00000000">
        <w:rPr>
          <w:rFonts w:ascii="Times New Roman" w:cs="Times New Roman" w:eastAsia="Times New Roman" w:hAnsi="Times New Roman"/>
          <w:shd w:fill="f8f8fa" w:val="clear"/>
          <w:rtl w:val="0"/>
        </w:rPr>
        <w:t xml:space="preserve">nama_mk</w:t>
      </w:r>
      <w:r w:rsidDel="00000000" w:rsidR="00000000" w:rsidRPr="00000000">
        <w:rPr>
          <w:rFonts w:ascii="Times New Roman" w:cs="Times New Roman" w:eastAsia="Times New Roman" w:hAnsi="Times New Roman"/>
          <w:rtl w:val="0"/>
        </w:rPr>
        <w:t xml:space="preserve"> (TEXT NOT NULL), </w:t>
      </w:r>
      <w:r w:rsidDel="00000000" w:rsidR="00000000" w:rsidRPr="00000000">
        <w:rPr>
          <w:rFonts w:ascii="Times New Roman" w:cs="Times New Roman" w:eastAsia="Times New Roman" w:hAnsi="Times New Roman"/>
          <w:shd w:fill="f8f8fa" w:val="clear"/>
          <w:rtl w:val="0"/>
        </w:rPr>
        <w:t xml:space="preserve">bobot_tugas</w:t>
      </w:r>
      <w:r w:rsidDel="00000000" w:rsidR="00000000" w:rsidRPr="00000000">
        <w:rPr>
          <w:rFonts w:ascii="Times New Roman" w:cs="Times New Roman" w:eastAsia="Times New Roman" w:hAnsi="Times New Roman"/>
          <w:rtl w:val="0"/>
        </w:rPr>
        <w:t xml:space="preserve"> (REAL NOT NULL), </w:t>
      </w:r>
      <w:r w:rsidDel="00000000" w:rsidR="00000000" w:rsidRPr="00000000">
        <w:rPr>
          <w:rFonts w:ascii="Times New Roman" w:cs="Times New Roman" w:eastAsia="Times New Roman" w:hAnsi="Times New Roman"/>
          <w:shd w:fill="f8f8fa" w:val="clear"/>
          <w:rtl w:val="0"/>
        </w:rPr>
        <w:t xml:space="preserve">bobot_uts</w:t>
      </w:r>
      <w:r w:rsidDel="00000000" w:rsidR="00000000" w:rsidRPr="00000000">
        <w:rPr>
          <w:rFonts w:ascii="Times New Roman" w:cs="Times New Roman" w:eastAsia="Times New Roman" w:hAnsi="Times New Roman"/>
          <w:rtl w:val="0"/>
        </w:rPr>
        <w:t xml:space="preserve"> (REAL NOT NULL), </w:t>
      </w:r>
      <w:r w:rsidDel="00000000" w:rsidR="00000000" w:rsidRPr="00000000">
        <w:rPr>
          <w:rFonts w:ascii="Times New Roman" w:cs="Times New Roman" w:eastAsia="Times New Roman" w:hAnsi="Times New Roman"/>
          <w:shd w:fill="f8f8fa" w:val="clear"/>
          <w:rtl w:val="0"/>
        </w:rPr>
        <w:t xml:space="preserve">bobot_uas</w:t>
      </w:r>
      <w:r w:rsidDel="00000000" w:rsidR="00000000" w:rsidRPr="00000000">
        <w:rPr>
          <w:rFonts w:ascii="Times New Roman" w:cs="Times New Roman" w:eastAsia="Times New Roman" w:hAnsi="Times New Roman"/>
          <w:rtl w:val="0"/>
        </w:rPr>
        <w:t xml:space="preserve"> (REAL NOT NULL), </w:t>
      </w:r>
      <w:r w:rsidDel="00000000" w:rsidR="00000000" w:rsidRPr="00000000">
        <w:rPr>
          <w:rFonts w:ascii="Times New Roman" w:cs="Times New Roman" w:eastAsia="Times New Roman" w:hAnsi="Times New Roman"/>
          <w:shd w:fill="f8f8fa" w:val="clear"/>
          <w:rtl w:val="0"/>
        </w:rPr>
        <w:t xml:space="preserve">jumlah_tugas</w:t>
      </w:r>
      <w:r w:rsidDel="00000000" w:rsidR="00000000" w:rsidRPr="00000000">
        <w:rPr>
          <w:rFonts w:ascii="Times New Roman" w:cs="Times New Roman" w:eastAsia="Times New Roman" w:hAnsi="Times New Roman"/>
          <w:rtl w:val="0"/>
        </w:rPr>
        <w:t xml:space="preserve"> (INTEGER NOT NULL).</w:t>
      </w:r>
    </w:p>
    <w:p w:rsidR="00000000" w:rsidDel="00000000" w:rsidP="00000000" w:rsidRDefault="00000000" w:rsidRPr="00000000" w14:paraId="00000168">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REQ-1.4:</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mendukung operasi CRUD (Create, Read, Update, Delete) untuk data mata kuliah melalui REST API endpoint </w:t>
      </w:r>
      <w:r w:rsidDel="00000000" w:rsidR="00000000" w:rsidRPr="00000000">
        <w:rPr>
          <w:rFonts w:ascii="Times New Roman" w:cs="Times New Roman" w:eastAsia="Times New Roman" w:hAnsi="Times New Roman"/>
          <w:shd w:fill="f8f8fa" w:val="clear"/>
          <w:rtl w:val="0"/>
        </w:rPr>
        <w:t xml:space="preserve">/api/matakuliah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9">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REQ-1.5:</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mencegah penghapusan mata kuliah yang masih memiliki data nilai mahasiswa terkait, dengan menampilkan pesan error yang sesuai.</w:t>
      </w:r>
    </w:p>
    <w:p w:rsidR="00000000" w:rsidDel="00000000" w:rsidP="00000000" w:rsidRDefault="00000000" w:rsidRPr="00000000" w14:paraId="0000016A">
      <w:pPr>
        <w:pStyle w:val="Heading2"/>
        <w:spacing w:after="120" w:before="240" w:line="271" w:lineRule="auto"/>
        <w:rPr/>
      </w:pPr>
      <w:bookmarkStart w:colFirst="0" w:colLast="0" w:name="_xzn6jpteqbwr" w:id="31"/>
      <w:bookmarkEnd w:id="31"/>
      <w:r w:rsidDel="00000000" w:rsidR="00000000" w:rsidRPr="00000000">
        <w:rPr>
          <w:rtl w:val="0"/>
        </w:rPr>
        <w:t xml:space="preserve">4.2 Manajemen Data Mahasiswa per Mata Kuliah</w:t>
      </w:r>
    </w:p>
    <w:p w:rsidR="00000000" w:rsidDel="00000000" w:rsidP="00000000" w:rsidRDefault="00000000" w:rsidRPr="00000000" w14:paraId="0000016B">
      <w:pPr>
        <w:pStyle w:val="Heading3"/>
        <w:spacing w:after="120" w:before="240" w:line="271" w:lineRule="auto"/>
        <w:rPr/>
      </w:pPr>
      <w:bookmarkStart w:colFirst="0" w:colLast="0" w:name="_afueks7ykame" w:id="32"/>
      <w:bookmarkEnd w:id="32"/>
      <w:r w:rsidDel="00000000" w:rsidR="00000000" w:rsidRPr="00000000">
        <w:rPr>
          <w:rtl w:val="0"/>
        </w:rPr>
        <w:t xml:space="preserve">4.2.1 Description and Priority</w:t>
      </w:r>
    </w:p>
    <w:p w:rsidR="00000000" w:rsidDel="00000000" w:rsidP="00000000" w:rsidRDefault="00000000" w:rsidRPr="00000000" w14:paraId="0000016C">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ini memungkinkan dosen untuk menambahkan dan mengelola daftar mahasiswa yang mengikuti mata kuliah tertentu. </w:t>
      </w:r>
      <w:r w:rsidDel="00000000" w:rsidR="00000000" w:rsidRPr="00000000">
        <w:rPr>
          <w:rFonts w:ascii="Times New Roman" w:cs="Times New Roman" w:eastAsia="Times New Roman" w:hAnsi="Times New Roman"/>
          <w:b w:val="1"/>
          <w:bCs w:val="1"/>
          <w:rtl w:val="0"/>
        </w:rPr>
        <w:t xml:space="preserve">Prioritas: High.</w:t>
      </w:r>
      <w:r w:rsidDel="00000000" w:rsidR="00000000" w:rsidRPr="00000000">
        <w:rPr>
          <w:rtl w:val="0"/>
        </w:rPr>
      </w:r>
    </w:p>
    <w:p w:rsidR="00000000" w:rsidDel="00000000" w:rsidP="00000000" w:rsidRDefault="00000000" w:rsidRPr="00000000" w14:paraId="0000016D">
      <w:pPr>
        <w:pStyle w:val="Heading3"/>
        <w:spacing w:after="120" w:before="240" w:line="271" w:lineRule="auto"/>
        <w:rPr/>
      </w:pPr>
      <w:bookmarkStart w:colFirst="0" w:colLast="0" w:name="_bih82w7772i6" w:id="33"/>
      <w:bookmarkEnd w:id="33"/>
      <w:r w:rsidDel="00000000" w:rsidR="00000000" w:rsidRPr="00000000">
        <w:rPr>
          <w:rtl w:val="0"/>
        </w:rPr>
        <w:t xml:space="preserve">4.2.2 Stimulus/Response Sequences</w:t>
      </w:r>
    </w:p>
    <w:tbl>
      <w:tblPr>
        <w:tblStyle w:val="Table7"/>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Stimulus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memilih mata kuliah dari daftar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daftar mahasiswa yang terdaftar di mata kuliah tersebut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mengklik "Tambah Mahasiswa"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form input NIM dan nama mahasiswa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mengisi data dan mengklik "Simpan"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memvalidasi NIM (tidak duplikat dalam MK yang sama) dan menyimpan ke database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mengklik "Hapus" pada mahasiswa tertentu</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konfirmasi, lalu menghapus data mahasiswa beserta nilainya</w:t>
            </w:r>
          </w:p>
        </w:tc>
      </w:tr>
    </w:tbl>
    <w:p w:rsidR="00000000" w:rsidDel="00000000" w:rsidP="00000000" w:rsidRDefault="00000000" w:rsidRPr="00000000" w14:paraId="00000178">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9">
      <w:pPr>
        <w:pStyle w:val="Heading3"/>
        <w:spacing w:after="120" w:before="240" w:line="271" w:lineRule="auto"/>
        <w:rPr/>
      </w:pPr>
      <w:bookmarkStart w:colFirst="0" w:colLast="0" w:name="_4jhfvqycop8s" w:id="34"/>
      <w:bookmarkEnd w:id="34"/>
      <w:r w:rsidDel="00000000" w:rsidR="00000000" w:rsidRPr="00000000">
        <w:rPr>
          <w:rtl w:val="0"/>
        </w:rPr>
        <w:t xml:space="preserve">4.2.3 Functional Requirements</w:t>
      </w:r>
    </w:p>
    <w:p w:rsidR="00000000" w:rsidDel="00000000" w:rsidP="00000000" w:rsidRDefault="00000000" w:rsidRPr="00000000" w14:paraId="0000017A">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REQ-2.1:</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menyediakan form input untuk menambahkan mahasiswa ke mata kuliah dengan field: NIM (teks, wajib) dan Nama Mahasiswa (teks, wajib).</w:t>
      </w:r>
    </w:p>
    <w:p w:rsidR="00000000" w:rsidDel="00000000" w:rsidP="00000000" w:rsidRDefault="00000000" w:rsidRPr="00000000" w14:paraId="0000017B">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REQ-2.2:</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memvalidasi bahwa kombinasi NIM dan Kode MK bersifat unik. Jika sudah ada, sistem menampilkan pesan "Mahasiswa dengan NIM tersebut sudah terdaftar di mata kuliah ini."</w:t>
      </w:r>
    </w:p>
    <w:p w:rsidR="00000000" w:rsidDel="00000000" w:rsidP="00000000" w:rsidRDefault="00000000" w:rsidRPr="00000000" w14:paraId="0000017C">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REQ-2.3:</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menyimpan data mahasiswa ke tabel </w:t>
      </w:r>
      <w:r w:rsidDel="00000000" w:rsidR="00000000" w:rsidRPr="00000000">
        <w:rPr>
          <w:rFonts w:ascii="Times New Roman" w:cs="Times New Roman" w:eastAsia="Times New Roman" w:hAnsi="Times New Roman"/>
          <w:shd w:fill="f8f8fa" w:val="clear"/>
          <w:rtl w:val="0"/>
        </w:rPr>
        <w:t xml:space="preserve">mahasiswa</w:t>
      </w:r>
      <w:r w:rsidDel="00000000" w:rsidR="00000000" w:rsidRPr="00000000">
        <w:rPr>
          <w:rFonts w:ascii="Times New Roman" w:cs="Times New Roman" w:eastAsia="Times New Roman" w:hAnsi="Times New Roman"/>
          <w:rtl w:val="0"/>
        </w:rPr>
        <w:t xml:space="preserve"> di database SQLite dengan skema: </w:t>
      </w:r>
      <w:r w:rsidDel="00000000" w:rsidR="00000000" w:rsidRPr="00000000">
        <w:rPr>
          <w:rFonts w:ascii="Times New Roman" w:cs="Times New Roman" w:eastAsia="Times New Roman" w:hAnsi="Times New Roman"/>
          <w:shd w:fill="f8f8fa" w:val="clear"/>
          <w:rtl w:val="0"/>
        </w:rPr>
        <w:t xml:space="preserve">id</w:t>
      </w:r>
      <w:r w:rsidDel="00000000" w:rsidR="00000000" w:rsidRPr="00000000">
        <w:rPr>
          <w:rFonts w:ascii="Times New Roman" w:cs="Times New Roman" w:eastAsia="Times New Roman" w:hAnsi="Times New Roman"/>
          <w:rtl w:val="0"/>
        </w:rPr>
        <w:t xml:space="preserve"> (INTEGER PRIMARY KEY), </w:t>
      </w:r>
      <w:r w:rsidDel="00000000" w:rsidR="00000000" w:rsidRPr="00000000">
        <w:rPr>
          <w:rFonts w:ascii="Times New Roman" w:cs="Times New Roman" w:eastAsia="Times New Roman" w:hAnsi="Times New Roman"/>
          <w:shd w:fill="f8f8fa" w:val="clear"/>
          <w:rtl w:val="0"/>
        </w:rPr>
        <w:t xml:space="preserve">nim</w:t>
      </w:r>
      <w:r w:rsidDel="00000000" w:rsidR="00000000" w:rsidRPr="00000000">
        <w:rPr>
          <w:rFonts w:ascii="Times New Roman" w:cs="Times New Roman" w:eastAsia="Times New Roman" w:hAnsi="Times New Roman"/>
          <w:rtl w:val="0"/>
        </w:rPr>
        <w:t xml:space="preserve"> (TEXT NOT NULL), </w:t>
      </w:r>
      <w:r w:rsidDel="00000000" w:rsidR="00000000" w:rsidRPr="00000000">
        <w:rPr>
          <w:rFonts w:ascii="Times New Roman" w:cs="Times New Roman" w:eastAsia="Times New Roman" w:hAnsi="Times New Roman"/>
          <w:shd w:fill="f8f8fa" w:val="clear"/>
          <w:rtl w:val="0"/>
        </w:rPr>
        <w:t xml:space="preserve">nama</w:t>
      </w:r>
      <w:r w:rsidDel="00000000" w:rsidR="00000000" w:rsidRPr="00000000">
        <w:rPr>
          <w:rFonts w:ascii="Times New Roman" w:cs="Times New Roman" w:eastAsia="Times New Roman" w:hAnsi="Times New Roman"/>
          <w:rtl w:val="0"/>
        </w:rPr>
        <w:t xml:space="preserve"> (TEXT NOT NULL), </w:t>
      </w:r>
      <w:r w:rsidDel="00000000" w:rsidR="00000000" w:rsidRPr="00000000">
        <w:rPr>
          <w:rFonts w:ascii="Times New Roman" w:cs="Times New Roman" w:eastAsia="Times New Roman" w:hAnsi="Times New Roman"/>
          <w:shd w:fill="f8f8fa" w:val="clear"/>
          <w:rtl w:val="0"/>
        </w:rPr>
        <w:t xml:space="preserve">mata_kuliah_id</w:t>
      </w:r>
      <w:r w:rsidDel="00000000" w:rsidR="00000000" w:rsidRPr="00000000">
        <w:rPr>
          <w:rFonts w:ascii="Times New Roman" w:cs="Times New Roman" w:eastAsia="Times New Roman" w:hAnsi="Times New Roman"/>
          <w:rtl w:val="0"/>
        </w:rPr>
        <w:t xml:space="preserve"> (INTEGER, FOREIGN KEY ke </w:t>
      </w:r>
      <w:r w:rsidDel="00000000" w:rsidR="00000000" w:rsidRPr="00000000">
        <w:rPr>
          <w:rFonts w:ascii="Times New Roman" w:cs="Times New Roman" w:eastAsia="Times New Roman" w:hAnsi="Times New Roman"/>
          <w:shd w:fill="f8f8fa" w:val="clear"/>
          <w:rtl w:val="0"/>
        </w:rPr>
        <w:t xml:space="preserve">mata_kuliah.id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D">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REQ-2.4:</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mendukung penambahan mahasiswa secara satuan maupun massal (</w:t>
      </w:r>
      <w:r w:rsidDel="00000000" w:rsidR="00000000" w:rsidRPr="00000000">
        <w:rPr>
          <w:rFonts w:ascii="Times New Roman" w:cs="Times New Roman" w:eastAsia="Times New Roman" w:hAnsi="Times New Roman"/>
          <w:i w:val="1"/>
          <w:iCs w:val="1"/>
          <w:rtl w:val="0"/>
        </w:rPr>
        <w:t xml:space="preserve">batch input</w:t>
      </w:r>
      <w:r w:rsidDel="00000000" w:rsidR="00000000" w:rsidRPr="00000000">
        <w:rPr>
          <w:rFonts w:ascii="Times New Roman" w:cs="Times New Roman" w:eastAsia="Times New Roman" w:hAnsi="Times New Roman"/>
          <w:rtl w:val="0"/>
        </w:rPr>
        <w:t xml:space="preserve">) melalui antarmuka tabel interaktif.</w:t>
      </w:r>
    </w:p>
    <w:p w:rsidR="00000000" w:rsidDel="00000000" w:rsidP="00000000" w:rsidRDefault="00000000" w:rsidRPr="00000000" w14:paraId="0000017E">
      <w:pPr>
        <w:pStyle w:val="Heading2"/>
        <w:spacing w:after="120" w:before="240" w:line="271" w:lineRule="auto"/>
        <w:rPr/>
      </w:pPr>
      <w:bookmarkStart w:colFirst="0" w:colLast="0" w:name="_p6tabwehd1bb" w:id="35"/>
      <w:bookmarkEnd w:id="35"/>
      <w:r w:rsidDel="00000000" w:rsidR="00000000" w:rsidRPr="00000000">
        <w:rPr>
          <w:rtl w:val="0"/>
        </w:rPr>
        <w:t xml:space="preserve">4.3 Input Nilai Komponen</w:t>
      </w:r>
    </w:p>
    <w:p w:rsidR="00000000" w:rsidDel="00000000" w:rsidP="00000000" w:rsidRDefault="00000000" w:rsidRPr="00000000" w14:paraId="0000017F">
      <w:pPr>
        <w:pStyle w:val="Heading3"/>
        <w:spacing w:after="120" w:before="240" w:line="271" w:lineRule="auto"/>
        <w:rPr/>
      </w:pPr>
      <w:bookmarkStart w:colFirst="0" w:colLast="0" w:name="_16lrr97y9s37" w:id="36"/>
      <w:bookmarkEnd w:id="36"/>
      <w:r w:rsidDel="00000000" w:rsidR="00000000" w:rsidRPr="00000000">
        <w:rPr>
          <w:rtl w:val="0"/>
        </w:rPr>
        <w:t xml:space="preserve">4.3.1 Description and Priority</w:t>
      </w:r>
    </w:p>
    <w:p w:rsidR="00000000" w:rsidDel="00000000" w:rsidP="00000000" w:rsidRDefault="00000000" w:rsidRPr="00000000" w14:paraId="00000180">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ini memungkinkan dosen untuk memasukkan nilai komponen penilaian (tugas, UTS, UAS) untuk setiap mahasiswa. Jumlah tugas bersifat </w:t>
      </w:r>
      <w:r w:rsidDel="00000000" w:rsidR="00000000" w:rsidRPr="00000000">
        <w:rPr>
          <w:rFonts w:ascii="Times New Roman" w:cs="Times New Roman" w:eastAsia="Times New Roman" w:hAnsi="Times New Roman"/>
          <w:b w:val="1"/>
          <w:bCs w:val="1"/>
          <w:rtl w:val="0"/>
        </w:rPr>
        <w:t xml:space="preserve">variabel</w:t>
      </w:r>
      <w:r w:rsidDel="00000000" w:rsidR="00000000" w:rsidRPr="00000000">
        <w:rPr>
          <w:rFonts w:ascii="Times New Roman" w:cs="Times New Roman" w:eastAsia="Times New Roman" w:hAnsi="Times New Roman"/>
          <w:rtl w:val="0"/>
        </w:rPr>
        <w:t xml:space="preserve"> sesuai konfigurasi mata kuliah. </w:t>
      </w:r>
      <w:r w:rsidDel="00000000" w:rsidR="00000000" w:rsidRPr="00000000">
        <w:rPr>
          <w:rFonts w:ascii="Times New Roman" w:cs="Times New Roman" w:eastAsia="Times New Roman" w:hAnsi="Times New Roman"/>
          <w:b w:val="1"/>
          <w:bCs w:val="1"/>
          <w:rtl w:val="0"/>
        </w:rPr>
        <w:t xml:space="preserve">Prioritas: High.</w:t>
      </w:r>
      <w:r w:rsidDel="00000000" w:rsidR="00000000" w:rsidRPr="00000000">
        <w:rPr>
          <w:rtl w:val="0"/>
        </w:rPr>
      </w:r>
    </w:p>
    <w:p w:rsidR="00000000" w:rsidDel="00000000" w:rsidP="00000000" w:rsidRDefault="00000000" w:rsidRPr="00000000" w14:paraId="00000181">
      <w:pPr>
        <w:pStyle w:val="Heading3"/>
        <w:spacing w:after="120" w:before="240" w:line="271" w:lineRule="auto"/>
        <w:rPr/>
      </w:pPr>
      <w:bookmarkStart w:colFirst="0" w:colLast="0" w:name="_yt5endgurcdo" w:id="37"/>
      <w:bookmarkEnd w:id="37"/>
      <w:r w:rsidDel="00000000" w:rsidR="00000000" w:rsidRPr="00000000">
        <w:rPr>
          <w:rtl w:val="0"/>
        </w:rPr>
        <w:t xml:space="preserve">4.3.2 Stimulus/Response Sequences</w:t>
      </w:r>
    </w:p>
    <w:tbl>
      <w:tblPr>
        <w:tblStyle w:val="Table8"/>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Stimulus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memilih mata kuliah dan navigasi ke halaman "Input Nilai"</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tabel dengan kolom: NIM, Nama, Tugas 1 s.d. Tugas-N (sesuai jumlah tugas di konfigurasi MK), UTS, UAS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mengisi nilai pada sel tabel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menerima input angka desimal 0–100 pada setiap sel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memasukkan nilai &gt; 100 pada suatu sel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pesan error "Nilai tidak boleh melebihi 100" dan menolak input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mengklik "Simpan Semua Nilai"</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menyimpan seluruh nilai ke database</w:t>
            </w:r>
          </w:p>
        </w:tc>
      </w:tr>
    </w:tbl>
    <w:p w:rsidR="00000000" w:rsidDel="00000000" w:rsidP="00000000" w:rsidRDefault="00000000" w:rsidRPr="00000000" w14:paraId="0000018C">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D">
      <w:pPr>
        <w:pStyle w:val="Heading3"/>
        <w:spacing w:after="120" w:before="240" w:line="271" w:lineRule="auto"/>
        <w:rPr/>
      </w:pPr>
      <w:bookmarkStart w:colFirst="0" w:colLast="0" w:name="_b1sidiicrq8" w:id="38"/>
      <w:bookmarkEnd w:id="38"/>
      <w:r w:rsidDel="00000000" w:rsidR="00000000" w:rsidRPr="00000000">
        <w:rPr>
          <w:rtl w:val="0"/>
        </w:rPr>
        <w:t xml:space="preserve">4.3.3 Functional Requirements</w:t>
      </w:r>
    </w:p>
    <w:p w:rsidR="00000000" w:rsidDel="00000000" w:rsidP="00000000" w:rsidRDefault="00000000" w:rsidRPr="00000000" w14:paraId="0000018E">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REQ-3.1:</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menampilkan kolom input tugas secara dinamis sesuai field </w:t>
      </w:r>
      <w:r w:rsidDel="00000000" w:rsidR="00000000" w:rsidRPr="00000000">
        <w:rPr>
          <w:rFonts w:ascii="Times New Roman" w:cs="Times New Roman" w:eastAsia="Times New Roman" w:hAnsi="Times New Roman"/>
          <w:shd w:fill="f8f8fa" w:val="clear"/>
          <w:rtl w:val="0"/>
        </w:rPr>
        <w:t xml:space="preserve">jumlah_tugas</w:t>
      </w:r>
      <w:r w:rsidDel="00000000" w:rsidR="00000000" w:rsidRPr="00000000">
        <w:rPr>
          <w:rFonts w:ascii="Times New Roman" w:cs="Times New Roman" w:eastAsia="Times New Roman" w:hAnsi="Times New Roman"/>
          <w:rtl w:val="0"/>
        </w:rPr>
        <w:t xml:space="preserve"> pada konfigurasi mata kuliah terkait. Jika </w:t>
      </w:r>
      <w:r w:rsidDel="00000000" w:rsidR="00000000" w:rsidRPr="00000000">
        <w:rPr>
          <w:rFonts w:ascii="Times New Roman" w:cs="Times New Roman" w:eastAsia="Times New Roman" w:hAnsi="Times New Roman"/>
          <w:shd w:fill="f8f8fa" w:val="clear"/>
          <w:rtl w:val="0"/>
        </w:rPr>
        <w:t xml:space="preserve">jumlah_tugas</w:t>
      </w:r>
      <w:r w:rsidDel="00000000" w:rsidR="00000000" w:rsidRPr="00000000">
        <w:rPr>
          <w:rFonts w:ascii="Times New Roman" w:cs="Times New Roman" w:eastAsia="Times New Roman" w:hAnsi="Times New Roman"/>
          <w:rtl w:val="0"/>
        </w:rPr>
        <w:t xml:space="preserve"> = 5, maka ditampilkan kolom Tugas 1, Tugas 2, Tugas 3, Tugas 4, dan Tugas 5.</w:t>
      </w:r>
    </w:p>
    <w:p w:rsidR="00000000" w:rsidDel="00000000" w:rsidP="00000000" w:rsidRDefault="00000000" w:rsidRPr="00000000" w14:paraId="0000018F">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REQ-3.2:</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Gungsuh" w:cs="Gungsuh" w:eastAsia="Gungsuh" w:hAnsi="Gungsuh"/>
          <w:rtl w:val="0"/>
        </w:rPr>
        <w:t xml:space="preserve"> memvalidasi bahwa setiap nilai komponen berada dalam rentang 0 ≤ nilai ≤ 100. Nilai di luar rentang harus ditolak dengan pesan error yang sesuai.</w:t>
      </w:r>
    </w:p>
    <w:p w:rsidR="00000000" w:rsidDel="00000000" w:rsidP="00000000" w:rsidRDefault="00000000" w:rsidRPr="00000000" w14:paraId="00000190">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REQ-3.3:</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menyimpan nilai komponen ke tabel </w:t>
      </w:r>
      <w:r w:rsidDel="00000000" w:rsidR="00000000" w:rsidRPr="00000000">
        <w:rPr>
          <w:rFonts w:ascii="Times New Roman" w:cs="Times New Roman" w:eastAsia="Times New Roman" w:hAnsi="Times New Roman"/>
          <w:shd w:fill="f8f8fa" w:val="clear"/>
          <w:rtl w:val="0"/>
        </w:rPr>
        <w:t xml:space="preserve">nilai</w:t>
      </w:r>
      <w:r w:rsidDel="00000000" w:rsidR="00000000" w:rsidRPr="00000000">
        <w:rPr>
          <w:rFonts w:ascii="Times New Roman" w:cs="Times New Roman" w:eastAsia="Times New Roman" w:hAnsi="Times New Roman"/>
          <w:rtl w:val="0"/>
        </w:rPr>
        <w:t xml:space="preserve"> di database SQLite dengan skema: </w:t>
      </w:r>
      <w:r w:rsidDel="00000000" w:rsidR="00000000" w:rsidRPr="00000000">
        <w:rPr>
          <w:rFonts w:ascii="Times New Roman" w:cs="Times New Roman" w:eastAsia="Times New Roman" w:hAnsi="Times New Roman"/>
          <w:shd w:fill="f8f8fa" w:val="clear"/>
          <w:rtl w:val="0"/>
        </w:rPr>
        <w:t xml:space="preserve">id</w:t>
      </w:r>
      <w:r w:rsidDel="00000000" w:rsidR="00000000" w:rsidRPr="00000000">
        <w:rPr>
          <w:rFonts w:ascii="Times New Roman" w:cs="Times New Roman" w:eastAsia="Times New Roman" w:hAnsi="Times New Roman"/>
          <w:rtl w:val="0"/>
        </w:rPr>
        <w:t xml:space="preserve"> (INTEGER PRIMARY KEY), </w:t>
      </w:r>
      <w:r w:rsidDel="00000000" w:rsidR="00000000" w:rsidRPr="00000000">
        <w:rPr>
          <w:rFonts w:ascii="Times New Roman" w:cs="Times New Roman" w:eastAsia="Times New Roman" w:hAnsi="Times New Roman"/>
          <w:shd w:fill="f8f8fa" w:val="clear"/>
          <w:rtl w:val="0"/>
        </w:rPr>
        <w:t xml:space="preserve">mahasiswa_id</w:t>
      </w:r>
      <w:r w:rsidDel="00000000" w:rsidR="00000000" w:rsidRPr="00000000">
        <w:rPr>
          <w:rFonts w:ascii="Times New Roman" w:cs="Times New Roman" w:eastAsia="Times New Roman" w:hAnsi="Times New Roman"/>
          <w:rtl w:val="0"/>
        </w:rPr>
        <w:t xml:space="preserve"> (INTEGER FK), </w:t>
      </w:r>
      <w:r w:rsidDel="00000000" w:rsidR="00000000" w:rsidRPr="00000000">
        <w:rPr>
          <w:rFonts w:ascii="Times New Roman" w:cs="Times New Roman" w:eastAsia="Times New Roman" w:hAnsi="Times New Roman"/>
          <w:shd w:fill="f8f8fa" w:val="clear"/>
          <w:rtl w:val="0"/>
        </w:rPr>
        <w:t xml:space="preserve">nilai_tugas_json</w:t>
      </w:r>
      <w:r w:rsidDel="00000000" w:rsidR="00000000" w:rsidRPr="00000000">
        <w:rPr>
          <w:rFonts w:ascii="Times New Roman" w:cs="Times New Roman" w:eastAsia="Times New Roman" w:hAnsi="Times New Roman"/>
          <w:rtl w:val="0"/>
        </w:rPr>
        <w:t xml:space="preserve"> (TEXT — menyimpan array nilai tugas dalam format JSON), </w:t>
      </w:r>
      <w:r w:rsidDel="00000000" w:rsidR="00000000" w:rsidRPr="00000000">
        <w:rPr>
          <w:rFonts w:ascii="Times New Roman" w:cs="Times New Roman" w:eastAsia="Times New Roman" w:hAnsi="Times New Roman"/>
          <w:shd w:fill="f8f8fa" w:val="clear"/>
          <w:rtl w:val="0"/>
        </w:rPr>
        <w:t xml:space="preserve">nilai_uts</w:t>
      </w:r>
      <w:r w:rsidDel="00000000" w:rsidR="00000000" w:rsidRPr="00000000">
        <w:rPr>
          <w:rFonts w:ascii="Times New Roman" w:cs="Times New Roman" w:eastAsia="Times New Roman" w:hAnsi="Times New Roman"/>
          <w:rtl w:val="0"/>
        </w:rPr>
        <w:t xml:space="preserve"> (REAL), </w:t>
      </w:r>
      <w:r w:rsidDel="00000000" w:rsidR="00000000" w:rsidRPr="00000000">
        <w:rPr>
          <w:rFonts w:ascii="Times New Roman" w:cs="Times New Roman" w:eastAsia="Times New Roman" w:hAnsi="Times New Roman"/>
          <w:shd w:fill="f8f8fa" w:val="clear"/>
          <w:rtl w:val="0"/>
        </w:rPr>
        <w:t xml:space="preserve">nilai_uas</w:t>
      </w:r>
      <w:r w:rsidDel="00000000" w:rsidR="00000000" w:rsidRPr="00000000">
        <w:rPr>
          <w:rFonts w:ascii="Times New Roman" w:cs="Times New Roman" w:eastAsia="Times New Roman" w:hAnsi="Times New Roman"/>
          <w:rtl w:val="0"/>
        </w:rPr>
        <w:t xml:space="preserve"> (REAL).</w:t>
      </w:r>
    </w:p>
    <w:p w:rsidR="00000000" w:rsidDel="00000000" w:rsidP="00000000" w:rsidRDefault="00000000" w:rsidRPr="00000000" w14:paraId="00000191">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REQ-3.4:</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menyimpan perubahan nilai secara </w:t>
      </w:r>
      <w:r w:rsidDel="00000000" w:rsidR="00000000" w:rsidRPr="00000000">
        <w:rPr>
          <w:rFonts w:ascii="Times New Roman" w:cs="Times New Roman" w:eastAsia="Times New Roman" w:hAnsi="Times New Roman"/>
          <w:i w:val="1"/>
          <w:iCs w:val="1"/>
          <w:rtl w:val="0"/>
        </w:rPr>
        <w:t xml:space="preserve">batch</w:t>
      </w:r>
      <w:r w:rsidDel="00000000" w:rsidR="00000000" w:rsidRPr="00000000">
        <w:rPr>
          <w:rFonts w:ascii="Times New Roman" w:cs="Times New Roman" w:eastAsia="Times New Roman" w:hAnsi="Times New Roman"/>
          <w:rtl w:val="0"/>
        </w:rPr>
        <w:t xml:space="preserve"> (seluruh tabel sekaligus) ketika dosen mengklik tombol "Simpan".</w:t>
      </w:r>
    </w:p>
    <w:p w:rsidR="00000000" w:rsidDel="00000000" w:rsidP="00000000" w:rsidRDefault="00000000" w:rsidRPr="00000000" w14:paraId="00000192">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REQ-3.5:</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sebaiknya</w:t>
      </w:r>
      <w:r w:rsidDel="00000000" w:rsidR="00000000" w:rsidRPr="00000000">
        <w:rPr>
          <w:rFonts w:ascii="Times New Roman" w:cs="Times New Roman" w:eastAsia="Times New Roman" w:hAnsi="Times New Roman"/>
          <w:rtl w:val="0"/>
        </w:rPr>
        <w:t xml:space="preserve"> menyediakan fitur </w:t>
      </w:r>
      <w:r w:rsidDel="00000000" w:rsidR="00000000" w:rsidRPr="00000000">
        <w:rPr>
          <w:rFonts w:ascii="Times New Roman" w:cs="Times New Roman" w:eastAsia="Times New Roman" w:hAnsi="Times New Roman"/>
          <w:i w:val="1"/>
          <w:iCs w:val="1"/>
          <w:rtl w:val="0"/>
        </w:rPr>
        <w:t xml:space="preserve">auto-save</w:t>
      </w:r>
      <w:r w:rsidDel="00000000" w:rsidR="00000000" w:rsidRPr="00000000">
        <w:rPr>
          <w:rFonts w:ascii="Times New Roman" w:cs="Times New Roman" w:eastAsia="Times New Roman" w:hAnsi="Times New Roman"/>
          <w:rtl w:val="0"/>
        </w:rPr>
        <w:t xml:space="preserve"> secara periodik (setiap 60 detik) untuk mencegah kehilangan data akibat penutupan browser yang tidak disengaja. </w:t>
      </w:r>
      <w:r w:rsidDel="00000000" w:rsidR="00000000" w:rsidRPr="00000000">
        <w:rPr>
          <w:rFonts w:ascii="Times New Roman" w:cs="Times New Roman" w:eastAsia="Times New Roman" w:hAnsi="Times New Roman"/>
          <w:i w:val="1"/>
          <w:iCs w:val="1"/>
          <w:rtl w:val="0"/>
        </w:rPr>
        <w:t xml:space="preserve">(Prioritas: Medium)</w:t>
      </w:r>
      <w:r w:rsidDel="00000000" w:rsidR="00000000" w:rsidRPr="00000000">
        <w:rPr>
          <w:rtl w:val="0"/>
        </w:rPr>
      </w:r>
    </w:p>
    <w:p w:rsidR="00000000" w:rsidDel="00000000" w:rsidP="00000000" w:rsidRDefault="00000000" w:rsidRPr="00000000" w14:paraId="00000193">
      <w:pPr>
        <w:pStyle w:val="Heading2"/>
        <w:spacing w:after="120" w:line="271" w:lineRule="auto"/>
        <w:rPr/>
      </w:pPr>
      <w:bookmarkStart w:colFirst="0" w:colLast="0" w:name="_powetxxlabyv" w:id="39"/>
      <w:bookmarkEnd w:id="39"/>
      <w:r w:rsidDel="00000000" w:rsidR="00000000" w:rsidRPr="00000000">
        <w:rPr>
          <w:rtl w:val="0"/>
        </w:rPr>
        <w:t xml:space="preserve">4.4 Perhitungan Nilai Akhir dan Konversi Nilai Huruf</w:t>
      </w:r>
    </w:p>
    <w:p w:rsidR="00000000" w:rsidDel="00000000" w:rsidP="00000000" w:rsidRDefault="00000000" w:rsidRPr="00000000" w14:paraId="00000194">
      <w:pPr>
        <w:pStyle w:val="Heading3"/>
        <w:spacing w:after="120" w:before="240" w:line="271" w:lineRule="auto"/>
        <w:rPr/>
      </w:pPr>
      <w:bookmarkStart w:colFirst="0" w:colLast="0" w:name="_mm2c3ycubimt" w:id="40"/>
      <w:bookmarkEnd w:id="40"/>
      <w:r w:rsidDel="00000000" w:rsidR="00000000" w:rsidRPr="00000000">
        <w:rPr>
          <w:rtl w:val="0"/>
        </w:rPr>
        <w:t xml:space="preserve">4.4.1 Description and Priority</w:t>
      </w:r>
    </w:p>
    <w:p w:rsidR="00000000" w:rsidDel="00000000" w:rsidP="00000000" w:rsidRDefault="00000000" w:rsidRPr="00000000" w14:paraId="00000195">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ini merupakan inti logika bisnis sistem, mencakup: (a) perhitungan rata-rata tugas, (b) perhitungan nilai akhir tertimbang, dan (c) konversi nilai akhir menjadi nilai huruf sesuai tabel ambang batas. </w:t>
      </w:r>
      <w:r w:rsidDel="00000000" w:rsidR="00000000" w:rsidRPr="00000000">
        <w:rPr>
          <w:rFonts w:ascii="Times New Roman" w:cs="Times New Roman" w:eastAsia="Times New Roman" w:hAnsi="Times New Roman"/>
          <w:b w:val="1"/>
          <w:bCs w:val="1"/>
          <w:rtl w:val="0"/>
        </w:rPr>
        <w:t xml:space="preserve">Prioritas: High.</w:t>
      </w:r>
      <w:r w:rsidDel="00000000" w:rsidR="00000000" w:rsidRPr="00000000">
        <w:rPr>
          <w:rtl w:val="0"/>
        </w:rPr>
      </w:r>
    </w:p>
    <w:p w:rsidR="00000000" w:rsidDel="00000000" w:rsidP="00000000" w:rsidRDefault="00000000" w:rsidRPr="00000000" w14:paraId="00000196">
      <w:pPr>
        <w:pStyle w:val="Heading3"/>
        <w:spacing w:after="120" w:before="240" w:line="271" w:lineRule="auto"/>
        <w:rPr/>
      </w:pPr>
      <w:bookmarkStart w:colFirst="0" w:colLast="0" w:name="_3uyfr4b02ya9" w:id="41"/>
      <w:bookmarkEnd w:id="41"/>
      <w:r w:rsidDel="00000000" w:rsidR="00000000" w:rsidRPr="00000000">
        <w:rPr>
          <w:rtl w:val="0"/>
        </w:rPr>
        <w:t xml:space="preserve">4.4.2 Stimulus/Response Sequences</w:t>
      </w:r>
    </w:p>
    <w:tbl>
      <w:tblPr>
        <w:tblStyle w:val="Table9"/>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Stimulus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mengklik "Hitung Nilai Akhir" pada halaman mata kuliah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menghitung rata-rata tugas, lalu nilai akhir, lalu konversi huruf untuk seluruh mahasiswa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selesai</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tabel hasil: NIM, Nama, Rata-rata Tugas, Nilai UTS, Nilai UAS, Nilai Akhir (angka), dan Nilai Huruf</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akhir hasil perhitungan &gt; 100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otomatis meng-</w:t>
            </w:r>
            <w:r w:rsidDel="00000000" w:rsidR="00000000" w:rsidRPr="00000000">
              <w:rPr>
                <w:rFonts w:ascii="Times New Roman" w:cs="Times New Roman" w:eastAsia="Times New Roman" w:hAnsi="Times New Roman"/>
                <w:i w:val="1"/>
                <w:iCs w:val="1"/>
                <w:rtl w:val="0"/>
              </w:rPr>
              <w:t xml:space="preserve">cap</w:t>
            </w:r>
            <w:r w:rsidDel="00000000" w:rsidR="00000000" w:rsidRPr="00000000">
              <w:rPr>
                <w:rFonts w:ascii="Times New Roman" w:cs="Times New Roman" w:eastAsia="Times New Roman" w:hAnsi="Times New Roman"/>
                <w:rtl w:val="0"/>
              </w:rPr>
              <w:t xml:space="preserve"> (membatasi) nilai akhir menjadi 100</w:t>
            </w:r>
          </w:p>
        </w:tc>
      </w:tr>
    </w:tbl>
    <w:p w:rsidR="00000000" w:rsidDel="00000000" w:rsidP="00000000" w:rsidRDefault="00000000" w:rsidRPr="00000000" w14:paraId="0000019F">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0">
      <w:pPr>
        <w:pStyle w:val="Heading3"/>
        <w:spacing w:after="120" w:before="240" w:line="271" w:lineRule="auto"/>
        <w:rPr/>
      </w:pPr>
      <w:bookmarkStart w:colFirst="0" w:colLast="0" w:name="_ed9ukvlo3d72" w:id="42"/>
      <w:bookmarkEnd w:id="42"/>
      <w:r w:rsidDel="00000000" w:rsidR="00000000" w:rsidRPr="00000000">
        <w:rPr>
          <w:rtl w:val="0"/>
        </w:rPr>
        <w:t xml:space="preserve">4.4.3 Functional Requirements</w:t>
      </w:r>
    </w:p>
    <w:p w:rsidR="00000000" w:rsidDel="00000000" w:rsidP="00000000" w:rsidRDefault="00000000" w:rsidRPr="00000000" w14:paraId="000001A1">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REQ-4.1 — Perhitungan Rata-rata Tugas:</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menghitung rata-rata nilai tugas untuk setiap mahasiswa dengan rumus:</w:t>
      </w:r>
    </w:p>
    <w:p w:rsidR="00000000" w:rsidDel="00000000" w:rsidP="00000000" w:rsidRDefault="00000000" w:rsidRPr="00000000" w14:paraId="000001A2">
      <w:pPr>
        <w:spacing w:after="120" w:lineRule="auto"/>
        <w:jc w:val="center"/>
        <w:rPr>
          <w:rFonts w:ascii="Times New Roman" w:cs="Times New Roman" w:eastAsia="Times New Roman" w:hAnsi="Times New Roman"/>
        </w:rPr>
      </w:pPr>
      <m:oMath>
        <m:r>
          <w:rPr>
            <w:rFonts w:ascii="Times New Roman" w:cs="Times New Roman" w:eastAsia="Times New Roman" w:hAnsi="Times New Roman"/>
          </w:rPr>
          <m:t xml:space="preserve">Rata-rata Tugas=</m:t>
        </m:r>
        <m:f>
          <m:fPr>
            <m:ctrlPr>
              <w:rPr>
                <w:rFonts w:ascii="Times New Roman" w:cs="Times New Roman" w:eastAsia="Times New Roman" w:hAnsi="Times New Roman"/>
              </w:rPr>
            </m:ctrlPr>
          </m:fPr>
          <m:num>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Nilai Tugas</m:t>
                </m:r>
              </m:e>
              <m:sub>
                <m:r>
                  <w:rPr>
                    <w:rFonts w:ascii="Times New Roman" w:cs="Times New Roman" w:eastAsia="Times New Roman" w:hAnsi="Times New Roman"/>
                  </w:rPr>
                  <m:t xml:space="preserve">i</m:t>
                </m:r>
              </m:sub>
            </m:sSub>
          </m:num>
          <m:den>
            <m:r>
              <w:rPr>
                <w:rFonts w:ascii="Times New Roman" w:cs="Times New Roman" w:eastAsia="Times New Roman" w:hAnsi="Times New Roman"/>
              </w:rPr>
              <m:t xml:space="preserve">n</m:t>
            </m:r>
          </m:den>
        </m:f>
      </m:oMath>
      <w:r w:rsidDel="00000000" w:rsidR="00000000" w:rsidRPr="00000000">
        <w:rPr>
          <w:rtl w:val="0"/>
        </w:rPr>
      </w:r>
    </w:p>
    <w:p w:rsidR="00000000" w:rsidDel="00000000" w:rsidP="00000000" w:rsidRDefault="00000000" w:rsidRPr="00000000" w14:paraId="000001A3">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mana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adalah jumlah tugas yang dikonfigurasi pada mata kuliah. Hasil dibulatkan ke 2 desimal.</w:t>
      </w:r>
    </w:p>
    <w:p w:rsidR="00000000" w:rsidDel="00000000" w:rsidP="00000000" w:rsidRDefault="00000000" w:rsidRPr="00000000" w14:paraId="000001A4">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REQ-4.2 — Perhitungan Nilai Akhir:</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menghitung nilai akhir mata kuliah menggunakan rumus tertimbang:</w:t>
      </w:r>
    </w:p>
    <w:p w:rsidR="00000000" w:rsidDel="00000000" w:rsidP="00000000" w:rsidRDefault="00000000" w:rsidRPr="00000000" w14:paraId="000001A5">
      <w:pPr>
        <w:spacing w:after="120" w:lineRule="auto"/>
        <w:jc w:val="center"/>
        <w:rPr>
          <w:rFonts w:ascii="Times New Roman" w:cs="Times New Roman" w:eastAsia="Times New Roman" w:hAnsi="Times New Roman"/>
        </w:rPr>
      </w:pPr>
      <m:oMath>
        <m:r>
          <w:rPr>
            <w:rFonts w:ascii="Times New Roman" w:cs="Times New Roman" w:eastAsia="Times New Roman" w:hAnsi="Times New Roman"/>
          </w:rPr>
          <m:t xml:space="preserve">Nilai Akhir=(Bobot Tugas</m:t>
        </m:r>
        <m:r>
          <w:rPr>
            <w:rFonts w:ascii="Times New Roman" w:cs="Times New Roman" w:eastAsia="Times New Roman" w:hAnsi="Times New Roman"/>
          </w:rPr>
          <m:t>×</m:t>
        </m:r>
        <m:r>
          <w:rPr>
            <w:rFonts w:ascii="Times New Roman" w:cs="Times New Roman" w:eastAsia="Times New Roman" w:hAnsi="Times New Roman"/>
          </w:rPr>
          <m:t xml:space="preserve">Rata-rata Tugas)+(Bobot UTS</m:t>
        </m:r>
        <m:r>
          <w:rPr>
            <w:rFonts w:ascii="Times New Roman" w:cs="Times New Roman" w:eastAsia="Times New Roman" w:hAnsi="Times New Roman"/>
          </w:rPr>
          <m:t>×</m:t>
        </m:r>
        <m:r>
          <w:rPr>
            <w:rFonts w:ascii="Times New Roman" w:cs="Times New Roman" w:eastAsia="Times New Roman" w:hAnsi="Times New Roman"/>
          </w:rPr>
          <m:t xml:space="preserve">Nilai UTS)+</m:t>
        </m:r>
      </m:oMath>
      <w:r w:rsidDel="00000000" w:rsidR="00000000" w:rsidRPr="00000000">
        <w:rPr>
          <w:rtl w:val="0"/>
        </w:rPr>
      </w:r>
    </w:p>
    <w:p w:rsidR="00000000" w:rsidDel="00000000" w:rsidP="00000000" w:rsidRDefault="00000000" w:rsidRPr="00000000" w14:paraId="000001A6">
      <w:pPr>
        <w:spacing w:after="120" w:lineRule="auto"/>
        <w:jc w:val="center"/>
        <w:rPr>
          <w:rFonts w:ascii="Times New Roman" w:cs="Times New Roman" w:eastAsia="Times New Roman" w:hAnsi="Times New Roman"/>
        </w:rPr>
      </w:pPr>
      <m:oMath>
        <m:r>
          <w:rPr>
            <w:rFonts w:ascii="Times New Roman" w:cs="Times New Roman" w:eastAsia="Times New Roman" w:hAnsi="Times New Roman"/>
          </w:rPr>
          <m:t xml:space="preserve">(Bobot UAS</m:t>
        </m:r>
        <m:r>
          <w:rPr>
            <w:rFonts w:ascii="Times New Roman" w:cs="Times New Roman" w:eastAsia="Times New Roman" w:hAnsi="Times New Roman"/>
          </w:rPr>
          <m:t>×</m:t>
        </m:r>
        <m:r>
          <w:rPr>
            <w:rFonts w:ascii="Times New Roman" w:cs="Times New Roman" w:eastAsia="Times New Roman" w:hAnsi="Times New Roman"/>
          </w:rPr>
          <m:t xml:space="preserve">Nilai UAS)</m:t>
        </m:r>
      </m:oMath>
      <w:r w:rsidDel="00000000" w:rsidR="00000000" w:rsidRPr="00000000">
        <w:rPr>
          <w:rtl w:val="0"/>
        </w:rPr>
      </w:r>
    </w:p>
    <w:p w:rsidR="00000000" w:rsidDel="00000000" w:rsidP="00000000" w:rsidRDefault="00000000" w:rsidRPr="00000000" w14:paraId="000001A7">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Bobot dinyatakan dalam bentuk desimal (misalnya 30% = 0.30). Hasil dibulatkan ke 2 desimal.</w:t>
      </w:r>
    </w:p>
    <w:p w:rsidR="00000000" w:rsidDel="00000000" w:rsidP="00000000" w:rsidRDefault="00000000" w:rsidRPr="00000000" w14:paraId="000001A8">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REQ-4.3 — Pembatasan Nilai Maksimum:</w:t>
      </w:r>
      <w:r w:rsidDel="00000000" w:rsidR="00000000" w:rsidRPr="00000000">
        <w:rPr>
          <w:rFonts w:ascii="Times New Roman" w:cs="Times New Roman" w:eastAsia="Times New Roman" w:hAnsi="Times New Roman"/>
          <w:rtl w:val="0"/>
        </w:rPr>
        <w:t xml:space="preserve"> Jika hasil perhitungan Nilai Akhir &gt; 100, maka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secara otomatis mengubah Nilai Akhir menjadi 100 untuk mencegah kesalahan sistem.</w:t>
      </w:r>
    </w:p>
    <w:p w:rsidR="00000000" w:rsidDel="00000000" w:rsidP="00000000" w:rsidRDefault="00000000" w:rsidRPr="00000000" w14:paraId="000001A9">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REQ-4.4 — Konversi Nilai Huruf:</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mengonversi Nilai Akhir menjadi Nilai Huruf berdasarkan tabel ambang batas berikut:</w:t>
      </w:r>
    </w:p>
    <w:tbl>
      <w:tblPr>
        <w:tblStyle w:val="Table10"/>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Rentang Nilai Akhir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Nilai Huruf</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Gungsuh" w:cs="Gungsuh" w:eastAsia="Gungsuh" w:hAnsi="Gungsuh"/>
                <w:rtl w:val="0"/>
              </w:rPr>
              <w:t xml:space="preserve">85 ≤ Nilai Akhir ≤ 100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Gungsuh" w:cs="Gungsuh" w:eastAsia="Gungsuh" w:hAnsi="Gungsuh"/>
                <w:rtl w:val="0"/>
              </w:rPr>
              <w:t xml:space="preserve">80 ≤ Nilai Akhir &lt; 85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Gungsuh" w:cs="Gungsuh" w:eastAsia="Gungsuh" w:hAnsi="Gungsuh"/>
                <w:rtl w:val="0"/>
              </w:rPr>
              <w:t xml:space="preserve">75 ≤ Nilai Akhir &lt; 80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Gungsuh" w:cs="Gungsuh" w:eastAsia="Gungsuh" w:hAnsi="Gungsuh"/>
                <w:rtl w:val="0"/>
              </w:rPr>
              <w:t xml:space="preserve">70 ≤ Nilai Akhir &lt; 75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Gungsuh" w:cs="Gungsuh" w:eastAsia="Gungsuh" w:hAnsi="Gungsuh"/>
                <w:rtl w:val="0"/>
              </w:rPr>
              <w:t xml:space="preserve">61 ≤ Nilai Akhir &lt; 70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Gungsuh" w:cs="Gungsuh" w:eastAsia="Gungsuh" w:hAnsi="Gungsuh"/>
                <w:rtl w:val="0"/>
              </w:rPr>
              <w:t xml:space="preserve">50 ≤ Nilai Akhir ≤ 60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Akhir &lt; 50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w:t>
            </w:r>
            <w:r w:rsidDel="00000000" w:rsidR="00000000" w:rsidRPr="00000000">
              <w:rPr>
                <w:rtl w:val="0"/>
              </w:rPr>
            </w:r>
          </w:p>
        </w:tc>
      </w:tr>
    </w:tbl>
    <w:p w:rsidR="00000000" w:rsidDel="00000000" w:rsidP="00000000" w:rsidRDefault="00000000" w:rsidRPr="00000000" w14:paraId="000001B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REQ-4.5:</w:t>
      </w:r>
      <w:r w:rsidDel="00000000" w:rsidR="00000000" w:rsidRPr="00000000">
        <w:rPr>
          <w:rFonts w:ascii="Times New Roman" w:cs="Times New Roman" w:eastAsia="Times New Roman" w:hAnsi="Times New Roman"/>
          <w:rtl w:val="0"/>
        </w:rPr>
        <w:t xml:space="preserve"> Logika konversi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dievaluasi secara berurutan dari rentang tertinggi ke terendah untuk menghindari ambiguitas.</w:t>
      </w:r>
    </w:p>
    <w:p w:rsidR="00000000" w:rsidDel="00000000" w:rsidP="00000000" w:rsidRDefault="00000000" w:rsidRPr="00000000" w14:paraId="000001BC">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REQ-4.6:</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menyimpan hasil perhitungan (rata-rata tugas, nilai akhir, nilai huruf) ke dalam database agar dapat ditampilkan kembali tanpa perlu menghitung ulang.</w:t>
      </w:r>
    </w:p>
    <w:p w:rsidR="00000000" w:rsidDel="00000000" w:rsidP="00000000" w:rsidRDefault="00000000" w:rsidRPr="00000000" w14:paraId="000001BD">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REQ-4.7:</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menampilkan </w:t>
      </w:r>
      <w:r w:rsidDel="00000000" w:rsidR="00000000" w:rsidRPr="00000000">
        <w:rPr>
          <w:rFonts w:ascii="Times New Roman" w:cs="Times New Roman" w:eastAsia="Times New Roman" w:hAnsi="Times New Roman"/>
          <w:i w:val="1"/>
          <w:iCs w:val="1"/>
          <w:rtl w:val="0"/>
        </w:rPr>
        <w:t xml:space="preserve">prosentase kontribusi</w:t>
      </w:r>
      <w:r w:rsidDel="00000000" w:rsidR="00000000" w:rsidRPr="00000000">
        <w:rPr>
          <w:rFonts w:ascii="Times New Roman" w:cs="Times New Roman" w:eastAsia="Times New Roman" w:hAnsi="Times New Roman"/>
          <w:rtl w:val="0"/>
        </w:rPr>
        <w:t xml:space="preserve"> setiap komponen, yaitu:</w:t>
      </w:r>
    </w:p>
    <w:p w:rsidR="00000000" w:rsidDel="00000000" w:rsidP="00000000" w:rsidRDefault="00000000" w:rsidRPr="00000000" w14:paraId="000001BE">
      <w:pPr>
        <w:numPr>
          <w:ilvl w:val="0"/>
          <w:numId w:val="27"/>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Prosentase Nilai Tugas = Bobot Tugas × Rata-rata Tugas</w:t>
      </w:r>
    </w:p>
    <w:p w:rsidR="00000000" w:rsidDel="00000000" w:rsidP="00000000" w:rsidRDefault="00000000" w:rsidRPr="00000000" w14:paraId="000001BF">
      <w:pPr>
        <w:numPr>
          <w:ilvl w:val="0"/>
          <w:numId w:val="27"/>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Prosentase Nilai UTS = Bobot UTS × Nilai UTS</w:t>
      </w:r>
    </w:p>
    <w:p w:rsidR="00000000" w:rsidDel="00000000" w:rsidP="00000000" w:rsidRDefault="00000000" w:rsidRPr="00000000" w14:paraId="000001C0">
      <w:pPr>
        <w:numPr>
          <w:ilvl w:val="0"/>
          <w:numId w:val="27"/>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Prosentase Nilai UAS = Bobot UAS × Nilai UAS</w:t>
      </w:r>
    </w:p>
    <w:p w:rsidR="00000000" w:rsidDel="00000000" w:rsidP="00000000" w:rsidRDefault="00000000" w:rsidRPr="00000000" w14:paraId="000001C1">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prosentase ini akan ditampilkan di antarmuka dan disertakan dalam ekspor Excel.</w:t>
      </w:r>
    </w:p>
    <w:p w:rsidR="00000000" w:rsidDel="00000000" w:rsidP="00000000" w:rsidRDefault="00000000" w:rsidRPr="00000000" w14:paraId="000001C2">
      <w:pPr>
        <w:pStyle w:val="Heading2"/>
        <w:spacing w:after="120" w:before="240" w:line="271" w:lineRule="auto"/>
        <w:rPr/>
      </w:pPr>
      <w:bookmarkStart w:colFirst="0" w:colLast="0" w:name="_deomgy3vq7zr" w:id="43"/>
      <w:bookmarkEnd w:id="43"/>
      <w:r w:rsidDel="00000000" w:rsidR="00000000" w:rsidRPr="00000000">
        <w:rPr>
          <w:rtl w:val="0"/>
        </w:rPr>
        <w:t xml:space="preserve">4.5 Ekspor Hasil ke File Excel (.xlsx)</w:t>
      </w:r>
    </w:p>
    <w:p w:rsidR="00000000" w:rsidDel="00000000" w:rsidP="00000000" w:rsidRDefault="00000000" w:rsidRPr="00000000" w14:paraId="000001C3">
      <w:pPr>
        <w:pStyle w:val="Heading3"/>
        <w:spacing w:after="120" w:before="240" w:line="271" w:lineRule="auto"/>
        <w:rPr/>
      </w:pPr>
      <w:bookmarkStart w:colFirst="0" w:colLast="0" w:name="_yirtiaf43c7w" w:id="44"/>
      <w:bookmarkEnd w:id="44"/>
      <w:r w:rsidDel="00000000" w:rsidR="00000000" w:rsidRPr="00000000">
        <w:rPr>
          <w:rtl w:val="0"/>
        </w:rPr>
        <w:t xml:space="preserve">4.5.1 Description and Priority</w:t>
      </w:r>
    </w:p>
    <w:p w:rsidR="00000000" w:rsidDel="00000000" w:rsidP="00000000" w:rsidRDefault="00000000" w:rsidRPr="00000000" w14:paraId="000001C4">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ini menghasilkan file Microsoft Excel (.xlsx) yang berisi rekap evaluasi lengkap untuk sebuah mata kuliah, dengan format kolom sesuai ketentuan studi kasus. </w:t>
      </w:r>
      <w:r w:rsidDel="00000000" w:rsidR="00000000" w:rsidRPr="00000000">
        <w:rPr>
          <w:rFonts w:ascii="Times New Roman" w:cs="Times New Roman" w:eastAsia="Times New Roman" w:hAnsi="Times New Roman"/>
          <w:b w:val="1"/>
          <w:bCs w:val="1"/>
          <w:rtl w:val="0"/>
        </w:rPr>
        <w:t xml:space="preserve">Prioritas: High.</w:t>
      </w:r>
      <w:r w:rsidDel="00000000" w:rsidR="00000000" w:rsidRPr="00000000">
        <w:rPr>
          <w:rtl w:val="0"/>
        </w:rPr>
      </w:r>
    </w:p>
    <w:p w:rsidR="00000000" w:rsidDel="00000000" w:rsidP="00000000" w:rsidRDefault="00000000" w:rsidRPr="00000000" w14:paraId="000001C5">
      <w:pPr>
        <w:pStyle w:val="Heading3"/>
        <w:spacing w:after="120" w:before="240" w:line="271" w:lineRule="auto"/>
        <w:rPr/>
      </w:pPr>
      <w:bookmarkStart w:colFirst="0" w:colLast="0" w:name="_p50gvsuchc4i" w:id="45"/>
      <w:bookmarkEnd w:id="45"/>
      <w:r w:rsidDel="00000000" w:rsidR="00000000" w:rsidRPr="00000000">
        <w:rPr>
          <w:rtl w:val="0"/>
        </w:rPr>
        <w:t xml:space="preserve">4.5.2 Stimulus/Response Sequences</w:t>
      </w:r>
    </w:p>
    <w:tbl>
      <w:tblPr>
        <w:tblStyle w:val="Table11"/>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Stimulus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mengklik tombol "Ekspor ke Excel" pada halaman hasil mata kuliah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memproses data dari database dan membuat file .xlsx</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Excel berhasil dibuat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mengunduh file secara otomatis dengan nama format </w:t>
            </w:r>
            <w:r w:rsidDel="00000000" w:rsidR="00000000" w:rsidRPr="00000000">
              <w:rPr>
                <w:rFonts w:ascii="Times New Roman" w:cs="Times New Roman" w:eastAsia="Times New Roman" w:hAnsi="Times New Roman"/>
                <w:shd w:fill="f8f8fa" w:val="clear"/>
                <w:rtl w:val="0"/>
              </w:rPr>
              <w:t xml:space="preserve">EvaluasiPembelajaran_{KodeMK}_{Tanggal}.xlsx</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Terjadi error saat pembuatan file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pesan error "Gagal membuat file Excel. Silakan coba lagi."</w:t>
            </w:r>
          </w:p>
        </w:tc>
      </w:tr>
    </w:tbl>
    <w:p w:rsidR="00000000" w:rsidDel="00000000" w:rsidP="00000000" w:rsidRDefault="00000000" w:rsidRPr="00000000" w14:paraId="000001CE">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F">
      <w:pPr>
        <w:pStyle w:val="Heading3"/>
        <w:spacing w:after="120" w:before="240" w:line="271" w:lineRule="auto"/>
        <w:rPr/>
      </w:pPr>
      <w:bookmarkStart w:colFirst="0" w:colLast="0" w:name="_3pw6dxe87is8" w:id="46"/>
      <w:bookmarkEnd w:id="46"/>
      <w:r w:rsidDel="00000000" w:rsidR="00000000" w:rsidRPr="00000000">
        <w:rPr>
          <w:rtl w:val="0"/>
        </w:rPr>
        <w:t xml:space="preserve">4.5.3 Functional Requirements</w:t>
      </w:r>
    </w:p>
    <w:p w:rsidR="00000000" w:rsidDel="00000000" w:rsidP="00000000" w:rsidRDefault="00000000" w:rsidRPr="00000000" w14:paraId="000001D0">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REQ-5.1 — Format Kolom Excel:</w:t>
      </w:r>
      <w:r w:rsidDel="00000000" w:rsidR="00000000" w:rsidRPr="00000000">
        <w:rPr>
          <w:rFonts w:ascii="Times New Roman" w:cs="Times New Roman" w:eastAsia="Times New Roman" w:hAnsi="Times New Roman"/>
          <w:rtl w:val="0"/>
        </w:rPr>
        <w:t xml:space="preserve"> File Excel yang dihasilkan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memiliki kolom-kolom dalam urutan berikut sesuai studi kasus:</w:t>
      </w:r>
    </w:p>
    <w:tbl>
      <w:tblPr>
        <w:tblStyle w:val="Table12"/>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Kolom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Header Kolom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Tipe Data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MK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mata kuliah</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Induk Mahasiswa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Mahasiswa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lengkap mahasiswa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Tugas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Angka (2 desimal)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Rata-rata seluruh nilai tugas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Prosentase Nilai Tugas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Angka (2 desimal)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Bobot Tugas × Rata-rata Tugas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UTS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Angka (2 desimal)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Ujian Tengah Semester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Prosentase Nilai UTS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Angka (2 desimal)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Bobot UTS × Nilai UTS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UAS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Angka (2 desimal)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Ujian Akhir Semester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Prosentase Nilai UAS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Angka (2 desimal)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Bobot UAS × Nilai UAS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Akhir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Angka (2 desimal)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perhitungan tertimbang</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Huruf</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konversi (A, B+, B, C+, C, D, E)</w:t>
            </w:r>
          </w:p>
        </w:tc>
      </w:tr>
    </w:tbl>
    <w:p w:rsidR="00000000" w:rsidDel="00000000" w:rsidP="00000000" w:rsidRDefault="00000000" w:rsidRPr="00000000" w14:paraId="0000020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REQ-5.2 — Implementasi Teknis:</w:t>
      </w:r>
      <w:r w:rsidDel="00000000" w:rsidR="00000000" w:rsidRPr="00000000">
        <w:rPr>
          <w:rFonts w:ascii="Times New Roman" w:cs="Times New Roman" w:eastAsia="Times New Roman" w:hAnsi="Times New Roman"/>
          <w:rtl w:val="0"/>
        </w:rPr>
        <w:t xml:space="preserve"> Ekspor Excel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diimplementasikan di sisi server menggunakan library </w:t>
      </w:r>
      <w:r w:rsidDel="00000000" w:rsidR="00000000" w:rsidRPr="00000000">
        <w:rPr>
          <w:rFonts w:ascii="Times New Roman" w:cs="Times New Roman" w:eastAsia="Times New Roman" w:hAnsi="Times New Roman"/>
          <w:b w:val="1"/>
          <w:bCs w:val="1"/>
          <w:rtl w:val="0"/>
        </w:rPr>
        <w:t xml:space="preserve">ExcelJS</w:t>
      </w:r>
      <w:r w:rsidDel="00000000" w:rsidR="00000000" w:rsidRPr="00000000">
        <w:rPr>
          <w:rFonts w:ascii="Times New Roman" w:cs="Times New Roman" w:eastAsia="Times New Roman" w:hAnsi="Times New Roman"/>
          <w:rtl w:val="0"/>
        </w:rPr>
        <w:t xml:space="preserve"> pada Node.js. Proses pembuatan file dilakukan sebagai berikut:</w:t>
      </w:r>
    </w:p>
    <w:p w:rsidR="00000000" w:rsidDel="00000000" w:rsidP="00000000" w:rsidRDefault="00000000" w:rsidRPr="00000000" w14:paraId="00000203">
      <w:pPr>
        <w:numPr>
          <w:ilvl w:val="0"/>
          <w:numId w:val="1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menerima request GET ke endpoint </w:t>
      </w:r>
      <w:r w:rsidDel="00000000" w:rsidR="00000000" w:rsidRPr="00000000">
        <w:rPr>
          <w:rFonts w:ascii="Times New Roman" w:cs="Times New Roman" w:eastAsia="Times New Roman" w:hAnsi="Times New Roman"/>
          <w:shd w:fill="f8f8fa" w:val="clear"/>
          <w:rtl w:val="0"/>
        </w:rPr>
        <w:t xml:space="preserve">/api/matakuliah/:id/export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4">
      <w:pPr>
        <w:numPr>
          <w:ilvl w:val="0"/>
          <w:numId w:val="1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mengambil data dari database SQLite (join tabel </w:t>
      </w:r>
      <w:r w:rsidDel="00000000" w:rsidR="00000000" w:rsidRPr="00000000">
        <w:rPr>
          <w:rFonts w:ascii="Times New Roman" w:cs="Times New Roman" w:eastAsia="Times New Roman" w:hAnsi="Times New Roman"/>
          <w:shd w:fill="f8f8fa" w:val="clear"/>
          <w:rtl w:val="0"/>
        </w:rPr>
        <w:t xml:space="preserve">mata_kuliah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8f8fa" w:val="clear"/>
          <w:rtl w:val="0"/>
        </w:rPr>
        <w:t xml:space="preserve">mahasiswa</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shd w:fill="f8f8fa" w:val="clear"/>
          <w:rtl w:val="0"/>
        </w:rPr>
        <w:t xml:space="preserve">nilai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5">
      <w:pPr>
        <w:numPr>
          <w:ilvl w:val="0"/>
          <w:numId w:val="1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membuat </w:t>
      </w:r>
      <w:r w:rsidDel="00000000" w:rsidR="00000000" w:rsidRPr="00000000">
        <w:rPr>
          <w:rFonts w:ascii="Times New Roman" w:cs="Times New Roman" w:eastAsia="Times New Roman" w:hAnsi="Times New Roman"/>
          <w:i w:val="1"/>
          <w:iCs w:val="1"/>
          <w:rtl w:val="0"/>
        </w:rPr>
        <w:t xml:space="preserve">workbook</w:t>
      </w:r>
      <w:r w:rsidDel="00000000" w:rsidR="00000000" w:rsidRPr="00000000">
        <w:rPr>
          <w:rFonts w:ascii="Times New Roman" w:cs="Times New Roman" w:eastAsia="Times New Roman" w:hAnsi="Times New Roman"/>
          <w:rtl w:val="0"/>
        </w:rPr>
        <w:t xml:space="preserve"> menggunakan </w:t>
      </w:r>
      <w:r w:rsidDel="00000000" w:rsidR="00000000" w:rsidRPr="00000000">
        <w:rPr>
          <w:rFonts w:ascii="Times New Roman" w:cs="Times New Roman" w:eastAsia="Times New Roman" w:hAnsi="Times New Roman"/>
          <w:shd w:fill="f8f8fa" w:val="clear"/>
          <w:rtl w:val="0"/>
        </w:rPr>
        <w:t xml:space="preserve">new ExcelJS.Workbook()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6">
      <w:pPr>
        <w:numPr>
          <w:ilvl w:val="0"/>
          <w:numId w:val="1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menambahkan </w:t>
      </w:r>
      <w:r w:rsidDel="00000000" w:rsidR="00000000" w:rsidRPr="00000000">
        <w:rPr>
          <w:rFonts w:ascii="Times New Roman" w:cs="Times New Roman" w:eastAsia="Times New Roman" w:hAnsi="Times New Roman"/>
          <w:i w:val="1"/>
          <w:iCs w:val="1"/>
          <w:rtl w:val="0"/>
        </w:rPr>
        <w:t xml:space="preserve">worksheet</w:t>
      </w:r>
      <w:r w:rsidDel="00000000" w:rsidR="00000000" w:rsidRPr="00000000">
        <w:rPr>
          <w:rFonts w:ascii="Times New Roman" w:cs="Times New Roman" w:eastAsia="Times New Roman" w:hAnsi="Times New Roman"/>
          <w:rtl w:val="0"/>
        </w:rPr>
        <w:t xml:space="preserve"> dengan nama sesuai Kode MK.</w:t>
      </w:r>
    </w:p>
    <w:p w:rsidR="00000000" w:rsidDel="00000000" w:rsidP="00000000" w:rsidRDefault="00000000" w:rsidRPr="00000000" w14:paraId="00000207">
      <w:pPr>
        <w:numPr>
          <w:ilvl w:val="0"/>
          <w:numId w:val="1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mendefinisikan kolom header sesuai tabel REQ-5.1.</w:t>
      </w:r>
    </w:p>
    <w:p w:rsidR="00000000" w:rsidDel="00000000" w:rsidP="00000000" w:rsidRDefault="00000000" w:rsidRPr="00000000" w14:paraId="00000208">
      <w:pPr>
        <w:numPr>
          <w:ilvl w:val="0"/>
          <w:numId w:val="1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mengisi baris data untuk setiap mahasiswa.</w:t>
      </w:r>
    </w:p>
    <w:p w:rsidR="00000000" w:rsidDel="00000000" w:rsidP="00000000" w:rsidRDefault="00000000" w:rsidRPr="00000000" w14:paraId="00000209">
      <w:pPr>
        <w:numPr>
          <w:ilvl w:val="0"/>
          <w:numId w:val="10"/>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menulis workbook ke </w:t>
      </w:r>
      <w:r w:rsidDel="00000000" w:rsidR="00000000" w:rsidRPr="00000000">
        <w:rPr>
          <w:rFonts w:ascii="Times New Roman" w:cs="Times New Roman" w:eastAsia="Times New Roman" w:hAnsi="Times New Roman"/>
          <w:i w:val="1"/>
          <w:iCs w:val="1"/>
          <w:rtl w:val="0"/>
        </w:rPr>
        <w:t xml:space="preserve">buffer</w:t>
      </w:r>
      <w:r w:rsidDel="00000000" w:rsidR="00000000" w:rsidRPr="00000000">
        <w:rPr>
          <w:rFonts w:ascii="Times New Roman" w:cs="Times New Roman" w:eastAsia="Times New Roman" w:hAnsi="Times New Roman"/>
          <w:rtl w:val="0"/>
        </w:rPr>
        <w:t xml:space="preserve"> dan mengirimkan sebagai response HTTP dengan header </w:t>
      </w:r>
      <w:r w:rsidDel="00000000" w:rsidR="00000000" w:rsidRPr="00000000">
        <w:rPr>
          <w:rFonts w:ascii="Times New Roman" w:cs="Times New Roman" w:eastAsia="Times New Roman" w:hAnsi="Times New Roman"/>
          <w:shd w:fill="f8f8fa" w:val="clear"/>
          <w:rtl w:val="0"/>
        </w:rPr>
        <w:t xml:space="preserve">Content-Disposition: attachment; filename="..."</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shd w:fill="f8f8fa" w:val="clear"/>
          <w:rtl w:val="0"/>
        </w:rPr>
        <w:t xml:space="preserve">Content-Type: application/vnd.openxmlformats-officedocument.spreadsheetml.sheet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A">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REQ-5.3 — Formatting Excel:</w:t>
      </w:r>
      <w:r w:rsidDel="00000000" w:rsidR="00000000" w:rsidRPr="00000000">
        <w:rPr>
          <w:rFonts w:ascii="Times New Roman" w:cs="Times New Roman" w:eastAsia="Times New Roman" w:hAnsi="Times New Roman"/>
          <w:rtl w:val="0"/>
        </w:rPr>
        <w:t xml:space="preserve"> File Excel yang dihasilkan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memiliki:</w:t>
      </w:r>
    </w:p>
    <w:p w:rsidR="00000000" w:rsidDel="00000000" w:rsidP="00000000" w:rsidRDefault="00000000" w:rsidRPr="00000000" w14:paraId="0000020B">
      <w:pPr>
        <w:numPr>
          <w:ilvl w:val="0"/>
          <w:numId w:val="3"/>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rtl w:val="0"/>
        </w:rPr>
        <w:t xml:space="preserve">Baris header dicetak </w:t>
      </w:r>
      <w:r w:rsidDel="00000000" w:rsidR="00000000" w:rsidRPr="00000000">
        <w:rPr>
          <w:rFonts w:ascii="Times New Roman" w:cs="Times New Roman" w:eastAsia="Times New Roman" w:hAnsi="Times New Roman"/>
          <w:b w:val="1"/>
          <w:bCs w:val="1"/>
          <w:rtl w:val="0"/>
        </w:rPr>
        <w:t xml:space="preserve">tebal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bold</w:t>
      </w:r>
      <w:r w:rsidDel="00000000" w:rsidR="00000000" w:rsidRPr="00000000">
        <w:rPr>
          <w:rFonts w:ascii="Times New Roman" w:cs="Times New Roman" w:eastAsia="Times New Roman" w:hAnsi="Times New Roman"/>
          <w:rtl w:val="0"/>
        </w:rPr>
        <w:t xml:space="preserve">) dengan </w:t>
      </w:r>
      <w:r w:rsidDel="00000000" w:rsidR="00000000" w:rsidRPr="00000000">
        <w:rPr>
          <w:rFonts w:ascii="Times New Roman" w:cs="Times New Roman" w:eastAsia="Times New Roman" w:hAnsi="Times New Roman"/>
          <w:i w:val="1"/>
          <w:iCs w:val="1"/>
          <w:rtl w:val="0"/>
        </w:rPr>
        <w:t xml:space="preserve">background color</w:t>
      </w:r>
      <w:r w:rsidDel="00000000" w:rsidR="00000000" w:rsidRPr="00000000">
        <w:rPr>
          <w:rFonts w:ascii="Times New Roman" w:cs="Times New Roman" w:eastAsia="Times New Roman" w:hAnsi="Times New Roman"/>
          <w:rtl w:val="0"/>
        </w:rPr>
        <w:t xml:space="preserve"> abu-abu muda.</w:t>
      </w:r>
    </w:p>
    <w:p w:rsidR="00000000" w:rsidDel="00000000" w:rsidP="00000000" w:rsidRDefault="00000000" w:rsidRPr="00000000" w14:paraId="0000020C">
      <w:pPr>
        <w:numPr>
          <w:ilvl w:val="0"/>
          <w:numId w:val="3"/>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Kolom angka menggunakan format </w:t>
      </w:r>
      <w:r w:rsidDel="00000000" w:rsidR="00000000" w:rsidRPr="00000000">
        <w:rPr>
          <w:rFonts w:ascii="Times New Roman" w:cs="Times New Roman" w:eastAsia="Times New Roman" w:hAnsi="Times New Roman"/>
          <w:i w:val="1"/>
          <w:iCs w:val="1"/>
          <w:rtl w:val="0"/>
        </w:rPr>
        <w:t xml:space="preserve">number</w:t>
      </w:r>
      <w:r w:rsidDel="00000000" w:rsidR="00000000" w:rsidRPr="00000000">
        <w:rPr>
          <w:rFonts w:ascii="Times New Roman" w:cs="Times New Roman" w:eastAsia="Times New Roman" w:hAnsi="Times New Roman"/>
          <w:rtl w:val="0"/>
        </w:rPr>
        <w:t xml:space="preserve"> dengan 2 angka di belakang koma.</w:t>
      </w:r>
    </w:p>
    <w:p w:rsidR="00000000" w:rsidDel="00000000" w:rsidP="00000000" w:rsidRDefault="00000000" w:rsidRPr="00000000" w14:paraId="0000020D">
      <w:pPr>
        <w:numPr>
          <w:ilvl w:val="0"/>
          <w:numId w:val="3"/>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Lebar kolom disesuaikan secara otomatis (</w:t>
      </w:r>
      <w:r w:rsidDel="00000000" w:rsidR="00000000" w:rsidRPr="00000000">
        <w:rPr>
          <w:rFonts w:ascii="Times New Roman" w:cs="Times New Roman" w:eastAsia="Times New Roman" w:hAnsi="Times New Roman"/>
          <w:i w:val="1"/>
          <w:iCs w:val="1"/>
          <w:rtl w:val="0"/>
        </w:rPr>
        <w:t xml:space="preserve">auto-fit</w:t>
      </w:r>
      <w:r w:rsidDel="00000000" w:rsidR="00000000" w:rsidRPr="00000000">
        <w:rPr>
          <w:rFonts w:ascii="Times New Roman" w:cs="Times New Roman" w:eastAsia="Times New Roman" w:hAnsi="Times New Roman"/>
          <w:rtl w:val="0"/>
        </w:rPr>
        <w:t xml:space="preserve">) berdasarkan panjang konten.</w:t>
      </w:r>
    </w:p>
    <w:p w:rsidR="00000000" w:rsidDel="00000000" w:rsidP="00000000" w:rsidRDefault="00000000" w:rsidRPr="00000000" w14:paraId="0000020E">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REQ-5.4:</w:t>
      </w:r>
      <w:r w:rsidDel="00000000" w:rsidR="00000000" w:rsidRPr="00000000">
        <w:rPr>
          <w:rFonts w:ascii="Times New Roman" w:cs="Times New Roman" w:eastAsia="Times New Roman" w:hAnsi="Times New Roman"/>
          <w:rtl w:val="0"/>
        </w:rPr>
        <w:t xml:space="preserve"> File Excel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menyertakan baris tambahan di atas tabel data yang berisi informasi: Nama Mata Kuliah, Kode MK, dan Semester/Tanggal Ekspor.</w:t>
      </w:r>
    </w:p>
    <w:p w:rsidR="00000000" w:rsidDel="00000000" w:rsidP="00000000" w:rsidRDefault="00000000" w:rsidRPr="00000000" w14:paraId="0000020F">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REQ-5.5:</w:t>
      </w:r>
      <w:r w:rsidDel="00000000" w:rsidR="00000000" w:rsidRPr="00000000">
        <w:rPr>
          <w:rFonts w:ascii="Times New Roman" w:cs="Times New Roman" w:eastAsia="Times New Roman" w:hAnsi="Times New Roman"/>
          <w:rtl w:val="0"/>
        </w:rPr>
        <w:t xml:space="preserve"> Nama file yang diunduh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mengikuti format: </w:t>
      </w:r>
      <w:r w:rsidDel="00000000" w:rsidR="00000000" w:rsidRPr="00000000">
        <w:rPr>
          <w:rFonts w:ascii="Times New Roman" w:cs="Times New Roman" w:eastAsia="Times New Roman" w:hAnsi="Times New Roman"/>
          <w:shd w:fill="f8f8fa" w:val="clear"/>
          <w:rtl w:val="0"/>
        </w:rPr>
        <w:t xml:space="preserve">EvaluasiPembelajaran_{KodeMK}_{YYYYMMDD}.xlsx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0">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11">
      <w:pPr>
        <w:pStyle w:val="Heading1"/>
        <w:spacing w:after="120" w:before="240" w:line="288" w:lineRule="auto"/>
        <w:rPr/>
      </w:pPr>
      <w:bookmarkStart w:colFirst="0" w:colLast="0" w:name="_v1qb6rggoj24" w:id="47"/>
      <w:bookmarkEnd w:id="47"/>
      <w:r w:rsidDel="00000000" w:rsidR="00000000" w:rsidRPr="00000000">
        <w:rPr>
          <w:rtl w:val="0"/>
        </w:rPr>
        <w:t xml:space="preserve">5. Other Nonfunctional Requirements</w:t>
      </w:r>
    </w:p>
    <w:p w:rsidR="00000000" w:rsidDel="00000000" w:rsidP="00000000" w:rsidRDefault="00000000" w:rsidRPr="00000000" w14:paraId="00000212">
      <w:pPr>
        <w:pStyle w:val="Heading2"/>
        <w:spacing w:after="120" w:before="240" w:line="271" w:lineRule="auto"/>
        <w:rPr/>
      </w:pPr>
      <w:bookmarkStart w:colFirst="0" w:colLast="0" w:name="_ihflm6yu2vh" w:id="48"/>
      <w:bookmarkEnd w:id="48"/>
      <w:r w:rsidDel="00000000" w:rsidR="00000000" w:rsidRPr="00000000">
        <w:rPr>
          <w:rtl w:val="0"/>
        </w:rPr>
        <w:t xml:space="preserve">5.1 Performance Requirements</w:t>
      </w:r>
    </w:p>
    <w:p w:rsidR="00000000" w:rsidDel="00000000" w:rsidP="00000000" w:rsidRDefault="00000000" w:rsidRPr="00000000" w14:paraId="00000213">
      <w:pPr>
        <w:numPr>
          <w:ilvl w:val="0"/>
          <w:numId w:val="23"/>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PR-1:</w:t>
      </w:r>
      <w:r w:rsidDel="00000000" w:rsidR="00000000" w:rsidRPr="00000000">
        <w:rPr>
          <w:rFonts w:ascii="Times New Roman" w:cs="Times New Roman" w:eastAsia="Times New Roman" w:hAnsi="Times New Roman"/>
          <w:rtl w:val="0"/>
        </w:rPr>
        <w:t xml:space="preserve"> Halaman web (termasuk dashboard dan tabel nilai)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dimuat dalam waktu kurang dari </w:t>
      </w:r>
      <w:r w:rsidDel="00000000" w:rsidR="00000000" w:rsidRPr="00000000">
        <w:rPr>
          <w:rFonts w:ascii="Times New Roman" w:cs="Times New Roman" w:eastAsia="Times New Roman" w:hAnsi="Times New Roman"/>
          <w:b w:val="1"/>
          <w:bCs w:val="1"/>
          <w:rtl w:val="0"/>
        </w:rPr>
        <w:t xml:space="preserve">3 detik</w:t>
      </w:r>
      <w:r w:rsidDel="00000000" w:rsidR="00000000" w:rsidRPr="00000000">
        <w:rPr>
          <w:rFonts w:ascii="Gungsuh" w:cs="Gungsuh" w:eastAsia="Gungsuh" w:hAnsi="Gungsuh"/>
          <w:rtl w:val="0"/>
        </w:rPr>
        <w:t xml:space="preserve"> pada koneksi jaringan standar (≥10 Mbps).</w:t>
      </w:r>
    </w:p>
    <w:p w:rsidR="00000000" w:rsidDel="00000000" w:rsidP="00000000" w:rsidRDefault="00000000" w:rsidRPr="00000000" w14:paraId="00000214">
      <w:pPr>
        <w:numPr>
          <w:ilvl w:val="0"/>
          <w:numId w:val="23"/>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PR-2:</w:t>
      </w:r>
      <w:r w:rsidDel="00000000" w:rsidR="00000000" w:rsidRPr="00000000">
        <w:rPr>
          <w:rFonts w:ascii="Times New Roman" w:cs="Times New Roman" w:eastAsia="Times New Roman" w:hAnsi="Times New Roman"/>
          <w:rtl w:val="0"/>
        </w:rPr>
        <w:t xml:space="preserve"> Proses perhitungan nilai akhir untuk </w:t>
      </w:r>
      <w:r w:rsidDel="00000000" w:rsidR="00000000" w:rsidRPr="00000000">
        <w:rPr>
          <w:rFonts w:ascii="Times New Roman" w:cs="Times New Roman" w:eastAsia="Times New Roman" w:hAnsi="Times New Roman"/>
          <w:b w:val="1"/>
          <w:bCs w:val="1"/>
          <w:rtl w:val="0"/>
        </w:rPr>
        <w:t xml:space="preserve">100 mahasiswa</w:t>
      </w:r>
      <w:r w:rsidDel="00000000" w:rsidR="00000000" w:rsidRPr="00000000">
        <w:rPr>
          <w:rFonts w:ascii="Times New Roman" w:cs="Times New Roman" w:eastAsia="Times New Roman" w:hAnsi="Times New Roman"/>
          <w:rtl w:val="0"/>
        </w:rPr>
        <w:t xml:space="preserve"> dalam satu mata kuliah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selesai dalam waktu kurang dari </w:t>
      </w:r>
      <w:r w:rsidDel="00000000" w:rsidR="00000000" w:rsidRPr="00000000">
        <w:rPr>
          <w:rFonts w:ascii="Times New Roman" w:cs="Times New Roman" w:eastAsia="Times New Roman" w:hAnsi="Times New Roman"/>
          <w:b w:val="1"/>
          <w:bCs w:val="1"/>
          <w:rtl w:val="0"/>
        </w:rPr>
        <w:t xml:space="preserve">2 detik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5">
      <w:pPr>
        <w:numPr>
          <w:ilvl w:val="0"/>
          <w:numId w:val="23"/>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PR-3:</w:t>
      </w:r>
      <w:r w:rsidDel="00000000" w:rsidR="00000000" w:rsidRPr="00000000">
        <w:rPr>
          <w:rFonts w:ascii="Times New Roman" w:cs="Times New Roman" w:eastAsia="Times New Roman" w:hAnsi="Times New Roman"/>
          <w:rtl w:val="0"/>
        </w:rPr>
        <w:t xml:space="preserve"> Proses pembuatan file Excel untuk </w:t>
      </w:r>
      <w:r w:rsidDel="00000000" w:rsidR="00000000" w:rsidRPr="00000000">
        <w:rPr>
          <w:rFonts w:ascii="Times New Roman" w:cs="Times New Roman" w:eastAsia="Times New Roman" w:hAnsi="Times New Roman"/>
          <w:b w:val="1"/>
          <w:bCs w:val="1"/>
          <w:rtl w:val="0"/>
        </w:rPr>
        <w:t xml:space="preserve">100 mahasiswa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selesai dan siap diunduh dalam waktu kurang dari </w:t>
      </w:r>
      <w:r w:rsidDel="00000000" w:rsidR="00000000" w:rsidRPr="00000000">
        <w:rPr>
          <w:rFonts w:ascii="Times New Roman" w:cs="Times New Roman" w:eastAsia="Times New Roman" w:hAnsi="Times New Roman"/>
          <w:b w:val="1"/>
          <w:bCs w:val="1"/>
          <w:rtl w:val="0"/>
        </w:rPr>
        <w:t xml:space="preserve">5 detik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6">
      <w:pPr>
        <w:numPr>
          <w:ilvl w:val="0"/>
          <w:numId w:val="23"/>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PR-4:</w:t>
      </w:r>
      <w:r w:rsidDel="00000000" w:rsidR="00000000" w:rsidRPr="00000000">
        <w:rPr>
          <w:rFonts w:ascii="Times New Roman" w:cs="Times New Roman" w:eastAsia="Times New Roman" w:hAnsi="Times New Roman"/>
          <w:rtl w:val="0"/>
        </w:rPr>
        <w:t xml:space="preserve"> Database SQLite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mampu menangani minimal </w:t>
      </w:r>
      <w:r w:rsidDel="00000000" w:rsidR="00000000" w:rsidRPr="00000000">
        <w:rPr>
          <w:rFonts w:ascii="Times New Roman" w:cs="Times New Roman" w:eastAsia="Times New Roman" w:hAnsi="Times New Roman"/>
          <w:b w:val="1"/>
          <w:bCs w:val="1"/>
          <w:rtl w:val="0"/>
        </w:rPr>
        <w:t xml:space="preserve">50 mata kuliah</w:t>
      </w:r>
      <w:r w:rsidDel="00000000" w:rsidR="00000000" w:rsidRPr="00000000">
        <w:rPr>
          <w:rFonts w:ascii="Times New Roman" w:cs="Times New Roman" w:eastAsia="Times New Roman" w:hAnsi="Times New Roman"/>
          <w:rtl w:val="0"/>
        </w:rPr>
        <w:t xml:space="preserve"> dengan masing-masing hingga </w:t>
      </w:r>
      <w:r w:rsidDel="00000000" w:rsidR="00000000" w:rsidRPr="00000000">
        <w:rPr>
          <w:rFonts w:ascii="Times New Roman" w:cs="Times New Roman" w:eastAsia="Times New Roman" w:hAnsi="Times New Roman"/>
          <w:b w:val="1"/>
          <w:bCs w:val="1"/>
          <w:rtl w:val="0"/>
        </w:rPr>
        <w:t xml:space="preserve">200 mahasiswa</w:t>
      </w:r>
      <w:r w:rsidDel="00000000" w:rsidR="00000000" w:rsidRPr="00000000">
        <w:rPr>
          <w:rFonts w:ascii="Times New Roman" w:cs="Times New Roman" w:eastAsia="Times New Roman" w:hAnsi="Times New Roman"/>
          <w:rtl w:val="0"/>
        </w:rPr>
        <w:t xml:space="preserve"> tanpa degradasi performa yang signifikan.</w:t>
      </w:r>
    </w:p>
    <w:p w:rsidR="00000000" w:rsidDel="00000000" w:rsidP="00000000" w:rsidRDefault="00000000" w:rsidRPr="00000000" w14:paraId="00000217">
      <w:pPr>
        <w:numPr>
          <w:ilvl w:val="0"/>
          <w:numId w:val="23"/>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PR-5:</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mampu melayani minimal </w:t>
      </w:r>
      <w:r w:rsidDel="00000000" w:rsidR="00000000" w:rsidRPr="00000000">
        <w:rPr>
          <w:rFonts w:ascii="Times New Roman" w:cs="Times New Roman" w:eastAsia="Times New Roman" w:hAnsi="Times New Roman"/>
          <w:b w:val="1"/>
          <w:bCs w:val="1"/>
          <w:rtl w:val="0"/>
        </w:rPr>
        <w:t xml:space="preserve">10 pengguna secara simultan</w:t>
      </w:r>
      <w:r w:rsidDel="00000000" w:rsidR="00000000" w:rsidRPr="00000000">
        <w:rPr>
          <w:rFonts w:ascii="Times New Roman" w:cs="Times New Roman" w:eastAsia="Times New Roman" w:hAnsi="Times New Roman"/>
          <w:rtl w:val="0"/>
        </w:rPr>
        <w:t xml:space="preserve"> untuk operasi baca (</w:t>
      </w:r>
      <w:r w:rsidDel="00000000" w:rsidR="00000000" w:rsidRPr="00000000">
        <w:rPr>
          <w:rFonts w:ascii="Times New Roman" w:cs="Times New Roman" w:eastAsia="Times New Roman" w:hAnsi="Times New Roman"/>
          <w:i w:val="1"/>
          <w:iCs w:val="1"/>
          <w:rtl w:val="0"/>
        </w:rPr>
        <w:t xml:space="preserve">read</w:t>
      </w:r>
      <w:r w:rsidDel="00000000" w:rsidR="00000000" w:rsidRPr="00000000">
        <w:rPr>
          <w:rFonts w:ascii="Times New Roman" w:cs="Times New Roman" w:eastAsia="Times New Roman" w:hAnsi="Times New Roman"/>
          <w:rtl w:val="0"/>
        </w:rPr>
        <w:t xml:space="preserve">). Operasi tulis tetap bergantung pada mekanisme locking SQLite.</w:t>
      </w:r>
    </w:p>
    <w:p w:rsidR="00000000" w:rsidDel="00000000" w:rsidP="00000000" w:rsidRDefault="00000000" w:rsidRPr="00000000" w14:paraId="00000218">
      <w:pPr>
        <w:spacing w:after="12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pStyle w:val="Heading2"/>
        <w:spacing w:after="120" w:lineRule="auto"/>
        <w:rPr/>
      </w:pPr>
      <w:bookmarkStart w:colFirst="0" w:colLast="0" w:name="_9rfex15zo76q" w:id="49"/>
      <w:bookmarkEnd w:id="49"/>
      <w:r w:rsidDel="00000000" w:rsidR="00000000" w:rsidRPr="00000000">
        <w:rPr>
          <w:rtl w:val="0"/>
        </w:rPr>
        <w:t xml:space="preserve">5.2 Safety Requirements</w:t>
      </w:r>
    </w:p>
    <w:p w:rsidR="00000000" w:rsidDel="00000000" w:rsidP="00000000" w:rsidRDefault="00000000" w:rsidRPr="00000000" w14:paraId="0000021A">
      <w:pPr>
        <w:numPr>
          <w:ilvl w:val="0"/>
          <w:numId w:val="4"/>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SR-1:</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melakukan validasi input di sisi client dan server untuk mencegah data tidak valid masuk ke database.</w:t>
      </w:r>
    </w:p>
    <w:p w:rsidR="00000000" w:rsidDel="00000000" w:rsidP="00000000" w:rsidRDefault="00000000" w:rsidRPr="00000000" w14:paraId="0000021B">
      <w:pPr>
        <w:numPr>
          <w:ilvl w:val="0"/>
          <w:numId w:val="4"/>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SR-2:</w:t>
      </w:r>
      <w:r w:rsidDel="00000000" w:rsidR="00000000" w:rsidRPr="00000000">
        <w:rPr>
          <w:rFonts w:ascii="Times New Roman" w:cs="Times New Roman" w:eastAsia="Times New Roman" w:hAnsi="Times New Roman"/>
          <w:rtl w:val="0"/>
        </w:rPr>
        <w:t xml:space="preserve"> Operasi penghapusan data (mata kuliah atau mahasiswa)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memerlukan konfirmasi pengguna (</w:t>
      </w:r>
      <w:r w:rsidDel="00000000" w:rsidR="00000000" w:rsidRPr="00000000">
        <w:rPr>
          <w:rFonts w:ascii="Times New Roman" w:cs="Times New Roman" w:eastAsia="Times New Roman" w:hAnsi="Times New Roman"/>
          <w:i w:val="1"/>
          <w:iCs w:val="1"/>
          <w:rtl w:val="0"/>
        </w:rPr>
        <w:t xml:space="preserve">confirmation dialog</w:t>
      </w:r>
      <w:r w:rsidDel="00000000" w:rsidR="00000000" w:rsidRPr="00000000">
        <w:rPr>
          <w:rFonts w:ascii="Times New Roman" w:cs="Times New Roman" w:eastAsia="Times New Roman" w:hAnsi="Times New Roman"/>
          <w:rtl w:val="0"/>
        </w:rPr>
        <w:t xml:space="preserve">) sebelum dieksekusi.</w:t>
      </w:r>
    </w:p>
    <w:p w:rsidR="00000000" w:rsidDel="00000000" w:rsidP="00000000" w:rsidRDefault="00000000" w:rsidRPr="00000000" w14:paraId="0000021C">
      <w:pPr>
        <w:numPr>
          <w:ilvl w:val="0"/>
          <w:numId w:val="4"/>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SR-3:</w:t>
      </w:r>
      <w:r w:rsidDel="00000000" w:rsidR="00000000" w:rsidRPr="00000000">
        <w:rPr>
          <w:rFonts w:ascii="Times New Roman" w:cs="Times New Roman" w:eastAsia="Times New Roman" w:hAnsi="Times New Roman"/>
          <w:rtl w:val="0"/>
        </w:rPr>
        <w:t xml:space="preserve">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menyediakan mekanisme </w:t>
      </w:r>
      <w:r w:rsidDel="00000000" w:rsidR="00000000" w:rsidRPr="00000000">
        <w:rPr>
          <w:rFonts w:ascii="Times New Roman" w:cs="Times New Roman" w:eastAsia="Times New Roman" w:hAnsi="Times New Roman"/>
          <w:i w:val="1"/>
          <w:iCs w:val="1"/>
          <w:rtl w:val="0"/>
        </w:rPr>
        <w:t xml:space="preserve">backup</w:t>
      </w:r>
      <w:r w:rsidDel="00000000" w:rsidR="00000000" w:rsidRPr="00000000">
        <w:rPr>
          <w:rFonts w:ascii="Times New Roman" w:cs="Times New Roman" w:eastAsia="Times New Roman" w:hAnsi="Times New Roman"/>
          <w:rtl w:val="0"/>
        </w:rPr>
        <w:t xml:space="preserve"> database SQLite secara manual oleh administrator (misalnya menyalin file </w:t>
      </w:r>
      <w:r w:rsidDel="00000000" w:rsidR="00000000" w:rsidRPr="00000000">
        <w:rPr>
          <w:rFonts w:ascii="Times New Roman" w:cs="Times New Roman" w:eastAsia="Times New Roman" w:hAnsi="Times New Roman"/>
          <w:shd w:fill="f8f8fa" w:val="clear"/>
          <w:rtl w:val="0"/>
        </w:rPr>
        <w:t xml:space="preserve">.sqlite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D">
      <w:pPr>
        <w:numPr>
          <w:ilvl w:val="0"/>
          <w:numId w:val="4"/>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SR-4:</w:t>
      </w:r>
      <w:r w:rsidDel="00000000" w:rsidR="00000000" w:rsidRPr="00000000">
        <w:rPr>
          <w:rFonts w:ascii="Times New Roman" w:cs="Times New Roman" w:eastAsia="Times New Roman" w:hAnsi="Times New Roman"/>
          <w:rtl w:val="0"/>
        </w:rPr>
        <w:t xml:space="preserve"> Sebelum penghapusan mata kuliah, sistem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memperingatkan pengguna jika masih terdapat data nilai yang terkait.</w:t>
      </w:r>
    </w:p>
    <w:p w:rsidR="00000000" w:rsidDel="00000000" w:rsidP="00000000" w:rsidRDefault="00000000" w:rsidRPr="00000000" w14:paraId="0000021E">
      <w:pPr>
        <w:pStyle w:val="Heading2"/>
        <w:spacing w:after="120" w:before="240" w:line="271" w:lineRule="auto"/>
        <w:rPr/>
      </w:pPr>
      <w:bookmarkStart w:colFirst="0" w:colLast="0" w:name="_h9s5je6wo5ad" w:id="50"/>
      <w:bookmarkEnd w:id="50"/>
      <w:r w:rsidDel="00000000" w:rsidR="00000000" w:rsidRPr="00000000">
        <w:rPr>
          <w:rtl w:val="0"/>
        </w:rPr>
        <w:t xml:space="preserve">5.3 Security Requirements</w:t>
      </w:r>
    </w:p>
    <w:p w:rsidR="00000000" w:rsidDel="00000000" w:rsidP="00000000" w:rsidRDefault="00000000" w:rsidRPr="00000000" w14:paraId="0000021F">
      <w:pPr>
        <w:numPr>
          <w:ilvl w:val="0"/>
          <w:numId w:val="6"/>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SC-1:</w:t>
      </w:r>
      <w:r w:rsidDel="00000000" w:rsidR="00000000" w:rsidRPr="00000000">
        <w:rPr>
          <w:rFonts w:ascii="Times New Roman" w:cs="Times New Roman" w:eastAsia="Times New Roman" w:hAnsi="Times New Roman"/>
          <w:rtl w:val="0"/>
        </w:rPr>
        <w:t xml:space="preserve"> Akses ke aplikasi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dilindungi oleh mekanisme autentikasi (login) dengan username dan password.</w:t>
      </w:r>
    </w:p>
    <w:p w:rsidR="00000000" w:rsidDel="00000000" w:rsidP="00000000" w:rsidRDefault="00000000" w:rsidRPr="00000000" w14:paraId="00000220">
      <w:pPr>
        <w:numPr>
          <w:ilvl w:val="0"/>
          <w:numId w:val="6"/>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SC-2:</w:t>
      </w:r>
      <w:r w:rsidDel="00000000" w:rsidR="00000000" w:rsidRPr="00000000">
        <w:rPr>
          <w:rFonts w:ascii="Times New Roman" w:cs="Times New Roman" w:eastAsia="Times New Roman" w:hAnsi="Times New Roman"/>
          <w:rtl w:val="0"/>
        </w:rPr>
        <w:t xml:space="preserve"> Password pengguna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disimpan dalam bentuk </w:t>
      </w:r>
      <w:r w:rsidDel="00000000" w:rsidR="00000000" w:rsidRPr="00000000">
        <w:rPr>
          <w:rFonts w:ascii="Times New Roman" w:cs="Times New Roman" w:eastAsia="Times New Roman" w:hAnsi="Times New Roman"/>
          <w:i w:val="1"/>
          <w:iCs w:val="1"/>
          <w:rtl w:val="0"/>
        </w:rPr>
        <w:t xml:space="preserve">hash</w:t>
      </w:r>
      <w:r w:rsidDel="00000000" w:rsidR="00000000" w:rsidRPr="00000000">
        <w:rPr>
          <w:rFonts w:ascii="Times New Roman" w:cs="Times New Roman" w:eastAsia="Times New Roman" w:hAnsi="Times New Roman"/>
          <w:rtl w:val="0"/>
        </w:rPr>
        <w:t xml:space="preserve"> (menggunakan bcrypt atau argon2), bukan </w:t>
      </w:r>
      <w:r w:rsidDel="00000000" w:rsidR="00000000" w:rsidRPr="00000000">
        <w:rPr>
          <w:rFonts w:ascii="Times New Roman" w:cs="Times New Roman" w:eastAsia="Times New Roman" w:hAnsi="Times New Roman"/>
          <w:i w:val="1"/>
          <w:iCs w:val="1"/>
          <w:rtl w:val="0"/>
        </w:rPr>
        <w:t xml:space="preserve">plain 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1">
      <w:pPr>
        <w:numPr>
          <w:ilvl w:val="0"/>
          <w:numId w:val="6"/>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SC-3:</w:t>
      </w:r>
      <w:r w:rsidDel="00000000" w:rsidR="00000000" w:rsidRPr="00000000">
        <w:rPr>
          <w:rFonts w:ascii="Times New Roman" w:cs="Times New Roman" w:eastAsia="Times New Roman" w:hAnsi="Times New Roman"/>
          <w:rtl w:val="0"/>
        </w:rPr>
        <w:t xml:space="preserve"> Seluruh input pengguna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di-</w:t>
      </w:r>
      <w:r w:rsidDel="00000000" w:rsidR="00000000" w:rsidRPr="00000000">
        <w:rPr>
          <w:rFonts w:ascii="Times New Roman" w:cs="Times New Roman" w:eastAsia="Times New Roman" w:hAnsi="Times New Roman"/>
          <w:i w:val="1"/>
          <w:iCs w:val="1"/>
          <w:rtl w:val="0"/>
        </w:rPr>
        <w:t xml:space="preserve">sanitize</w:t>
      </w:r>
      <w:r w:rsidDel="00000000" w:rsidR="00000000" w:rsidRPr="00000000">
        <w:rPr>
          <w:rFonts w:ascii="Times New Roman" w:cs="Times New Roman" w:eastAsia="Times New Roman" w:hAnsi="Times New Roman"/>
          <w:rtl w:val="0"/>
        </w:rPr>
        <w:t xml:space="preserve"> untuk mencegah serangan </w:t>
      </w:r>
      <w:r w:rsidDel="00000000" w:rsidR="00000000" w:rsidRPr="00000000">
        <w:rPr>
          <w:rFonts w:ascii="Times New Roman" w:cs="Times New Roman" w:eastAsia="Times New Roman" w:hAnsi="Times New Roman"/>
          <w:i w:val="1"/>
          <w:iCs w:val="1"/>
          <w:rtl w:val="0"/>
        </w:rPr>
        <w:t xml:space="preserve">SQL Injection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Cross-Site Scripting</w:t>
      </w:r>
      <w:r w:rsidDel="00000000" w:rsidR="00000000" w:rsidRPr="00000000">
        <w:rPr>
          <w:rFonts w:ascii="Times New Roman" w:cs="Times New Roman" w:eastAsia="Times New Roman" w:hAnsi="Times New Roman"/>
          <w:rtl w:val="0"/>
        </w:rPr>
        <w:t xml:space="preserve"> (XSS). Penggunaan </w:t>
      </w:r>
      <w:r w:rsidDel="00000000" w:rsidR="00000000" w:rsidRPr="00000000">
        <w:rPr>
          <w:rFonts w:ascii="Times New Roman" w:cs="Times New Roman" w:eastAsia="Times New Roman" w:hAnsi="Times New Roman"/>
          <w:i w:val="1"/>
          <w:iCs w:val="1"/>
          <w:rtl w:val="0"/>
        </w:rPr>
        <w:t xml:space="preserve">prepared statements</w:t>
      </w:r>
      <w:r w:rsidDel="00000000" w:rsidR="00000000" w:rsidRPr="00000000">
        <w:rPr>
          <w:rFonts w:ascii="Times New Roman" w:cs="Times New Roman" w:eastAsia="Times New Roman" w:hAnsi="Times New Roman"/>
          <w:rtl w:val="0"/>
        </w:rPr>
        <w:t xml:space="preserve"> pada </w:t>
      </w:r>
      <w:r w:rsidDel="00000000" w:rsidR="00000000" w:rsidRPr="00000000">
        <w:rPr>
          <w:rFonts w:ascii="Times New Roman" w:cs="Times New Roman" w:eastAsia="Times New Roman" w:hAnsi="Times New Roman"/>
          <w:shd w:fill="f8f8fa" w:val="clear"/>
          <w:rtl w:val="0"/>
        </w:rPr>
        <w:t xml:space="preserve">better-sqlite3</w:t>
      </w:r>
      <w:r w:rsidDel="00000000" w:rsidR="00000000" w:rsidRPr="00000000">
        <w:rPr>
          <w:rFonts w:ascii="Times New Roman" w:cs="Times New Roman" w:eastAsia="Times New Roman" w:hAnsi="Times New Roman"/>
          <w:rtl w:val="0"/>
        </w:rPr>
        <w:t xml:space="preserve"> secara default mencegah SQL injection.</w:t>
      </w:r>
    </w:p>
    <w:p w:rsidR="00000000" w:rsidDel="00000000" w:rsidP="00000000" w:rsidRDefault="00000000" w:rsidRPr="00000000" w14:paraId="00000222">
      <w:pPr>
        <w:numPr>
          <w:ilvl w:val="0"/>
          <w:numId w:val="6"/>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SC-4:</w:t>
      </w:r>
      <w:r w:rsidDel="00000000" w:rsidR="00000000" w:rsidRPr="00000000">
        <w:rPr>
          <w:rFonts w:ascii="Times New Roman" w:cs="Times New Roman" w:eastAsia="Times New Roman" w:hAnsi="Times New Roman"/>
          <w:rtl w:val="0"/>
        </w:rPr>
        <w:t xml:space="preserve"> Sesi pengguna (</w:t>
      </w:r>
      <w:r w:rsidDel="00000000" w:rsidR="00000000" w:rsidRPr="00000000">
        <w:rPr>
          <w:rFonts w:ascii="Times New Roman" w:cs="Times New Roman" w:eastAsia="Times New Roman" w:hAnsi="Times New Roman"/>
          <w:i w:val="1"/>
          <w:iCs w:val="1"/>
          <w:rtl w:val="0"/>
        </w:rPr>
        <w:t xml:space="preserve">session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memiliki waktu kedaluwarsa (</w:t>
      </w:r>
      <w:r w:rsidDel="00000000" w:rsidR="00000000" w:rsidRPr="00000000">
        <w:rPr>
          <w:rFonts w:ascii="Times New Roman" w:cs="Times New Roman" w:eastAsia="Times New Roman" w:hAnsi="Times New Roman"/>
          <w:i w:val="1"/>
          <w:iCs w:val="1"/>
          <w:rtl w:val="0"/>
        </w:rPr>
        <w:t xml:space="preserve">timeout</w:t>
      </w:r>
      <w:r w:rsidDel="00000000" w:rsidR="00000000" w:rsidRPr="00000000">
        <w:rPr>
          <w:rFonts w:ascii="Times New Roman" w:cs="Times New Roman" w:eastAsia="Times New Roman" w:hAnsi="Times New Roman"/>
          <w:rtl w:val="0"/>
        </w:rPr>
        <w:t xml:space="preserve">) maksimal </w:t>
      </w:r>
      <w:r w:rsidDel="00000000" w:rsidR="00000000" w:rsidRPr="00000000">
        <w:rPr>
          <w:rFonts w:ascii="Times New Roman" w:cs="Times New Roman" w:eastAsia="Times New Roman" w:hAnsi="Times New Roman"/>
          <w:b w:val="1"/>
          <w:bCs w:val="1"/>
          <w:rtl w:val="0"/>
        </w:rPr>
        <w:t xml:space="preserve">8 jam</w:t>
      </w:r>
      <w:r w:rsidDel="00000000" w:rsidR="00000000" w:rsidRPr="00000000">
        <w:rPr>
          <w:rFonts w:ascii="Times New Roman" w:cs="Times New Roman" w:eastAsia="Times New Roman" w:hAnsi="Times New Roman"/>
          <w:rtl w:val="0"/>
        </w:rPr>
        <w:t xml:space="preserve"> atau hingga pengguna melakukan </w:t>
      </w:r>
      <w:r w:rsidDel="00000000" w:rsidR="00000000" w:rsidRPr="00000000">
        <w:rPr>
          <w:rFonts w:ascii="Times New Roman" w:cs="Times New Roman" w:eastAsia="Times New Roman" w:hAnsi="Times New Roman"/>
          <w:i w:val="1"/>
          <w:iCs w:val="1"/>
          <w:rtl w:val="0"/>
        </w:rPr>
        <w:t xml:space="preserve">logout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3">
      <w:pPr>
        <w:numPr>
          <w:ilvl w:val="0"/>
          <w:numId w:val="6"/>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SC-5:</w:t>
      </w:r>
      <w:r w:rsidDel="00000000" w:rsidR="00000000" w:rsidRPr="00000000">
        <w:rPr>
          <w:rFonts w:ascii="Times New Roman" w:cs="Times New Roman" w:eastAsia="Times New Roman" w:hAnsi="Times New Roman"/>
          <w:rtl w:val="0"/>
        </w:rPr>
        <w:t xml:space="preserve"> API endpoint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dilindungi oleh middleware autentikasi sehingga hanya pengguna yang terautentikasi yang dapat mengakses data.</w:t>
      </w:r>
    </w:p>
    <w:p w:rsidR="00000000" w:rsidDel="00000000" w:rsidP="00000000" w:rsidRDefault="00000000" w:rsidRPr="00000000" w14:paraId="00000224">
      <w:pPr>
        <w:pStyle w:val="Heading2"/>
        <w:rPr/>
      </w:pPr>
      <w:bookmarkStart w:colFirst="0" w:colLast="0" w:name="_u737hc7o86ke" w:id="51"/>
      <w:bookmarkEnd w:id="51"/>
      <w:r w:rsidDel="00000000" w:rsidR="00000000" w:rsidRPr="00000000">
        <w:rPr>
          <w:rtl w:val="0"/>
        </w:rPr>
        <w:t xml:space="preserve">5.4 Software Quality Attributes</w:t>
      </w:r>
    </w:p>
    <w:tbl>
      <w:tblPr>
        <w:tblStyle w:val="Table13"/>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Usability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intuitif, dosen dapat menggunakan fitur utama tanpa pelatihan formal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Gungsuh" w:cs="Gungsuh" w:eastAsia="Gungsuh" w:hAnsi="Gungsuh"/>
                <w:rtl w:val="0"/>
              </w:rPr>
              <w:t xml:space="preserve">Task completion rate ≥ 90% pada uji </w:t>
            </w:r>
            <w:r w:rsidDel="00000000" w:rsidR="00000000" w:rsidRPr="00000000">
              <w:rPr>
                <w:rFonts w:ascii="Times New Roman" w:cs="Times New Roman" w:eastAsia="Times New Roman" w:hAnsi="Times New Roman"/>
                <w:i w:val="1"/>
                <w:iCs w:val="1"/>
                <w:rtl w:val="0"/>
              </w:rPr>
              <w:t xml:space="preserve">usability</w:t>
            </w:r>
            <w:r w:rsidDel="00000000" w:rsidR="00000000" w:rsidRPr="00000000">
              <w:rPr>
                <w:rFonts w:ascii="Times New Roman" w:cs="Times New Roman" w:eastAsia="Times New Roman" w:hAnsi="Times New Roman"/>
                <w:rtl w:val="0"/>
              </w:rPr>
              <w:t xml:space="preserve"> pertama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tersedia dan berfungsi dengan benar selama jam kerja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Gungsuh" w:cs="Gungsuh" w:eastAsia="Gungsuh" w:hAnsi="Gungsuh"/>
                <w:rtl w:val="0"/>
              </w:rPr>
              <w:t xml:space="preserve">Uptime ≥ 99% selama semester aktif</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Maintainability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terstruktur modular, didokumentasikan, dan mudah dipelihara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rata-rata untuk perbaikan bug minor &lt; 4 jam</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Testability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utama dapat diuji secara otomatis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Gungsuh" w:cs="Gungsuh" w:eastAsia="Gungsuh" w:hAnsi="Gungsuh"/>
                <w:rtl w:val="0"/>
              </w:rPr>
              <w:t xml:space="preserve">Coverage unit test ≥ 80% untuk logika bisnis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Portability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di-deploy pada berbagai OS server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Kompatibel dengan Linux, Windows, dan macOS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Correctness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perhitungan nilai akhir dan konversi huruf akurat 100%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tolerance terhadap kesalahan kalkulasi</w:t>
            </w:r>
          </w:p>
        </w:tc>
      </w:tr>
    </w:tbl>
    <w:p w:rsidR="00000000" w:rsidDel="00000000" w:rsidP="00000000" w:rsidRDefault="00000000" w:rsidRPr="00000000" w14:paraId="0000023A">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3B">
      <w:pPr>
        <w:pStyle w:val="Heading2"/>
        <w:spacing w:after="120" w:before="240" w:line="271" w:lineRule="auto"/>
        <w:rPr/>
      </w:pPr>
      <w:bookmarkStart w:colFirst="0" w:colLast="0" w:name="_p2q38r52148o" w:id="52"/>
      <w:bookmarkEnd w:id="52"/>
      <w:r w:rsidDel="00000000" w:rsidR="00000000" w:rsidRPr="00000000">
        <w:rPr>
          <w:rtl w:val="0"/>
        </w:rPr>
        <w:t xml:space="preserve">5.5 Business Rules</w:t>
      </w:r>
    </w:p>
    <w:p w:rsidR="00000000" w:rsidDel="00000000" w:rsidP="00000000" w:rsidRDefault="00000000" w:rsidRPr="00000000" w14:paraId="0000023C">
      <w:pPr>
        <w:numPr>
          <w:ilvl w:val="0"/>
          <w:numId w:val="22"/>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BR-1:</w:t>
      </w:r>
      <w:r w:rsidDel="00000000" w:rsidR="00000000" w:rsidRPr="00000000">
        <w:rPr>
          <w:rFonts w:ascii="Times New Roman" w:cs="Times New Roman" w:eastAsia="Times New Roman" w:hAnsi="Times New Roman"/>
          <w:rtl w:val="0"/>
        </w:rPr>
        <w:t xml:space="preserve"> Hanya dosen pengampu mata kuliah yang bersangkutan yang boleh menginput dan mengedit nilai untuk mata kuliah tersebut.</w:t>
      </w:r>
    </w:p>
    <w:p w:rsidR="00000000" w:rsidDel="00000000" w:rsidP="00000000" w:rsidRDefault="00000000" w:rsidRPr="00000000" w14:paraId="0000023D">
      <w:pPr>
        <w:numPr>
          <w:ilvl w:val="0"/>
          <w:numId w:val="22"/>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BR-2:</w:t>
      </w:r>
      <w:r w:rsidDel="00000000" w:rsidR="00000000" w:rsidRPr="00000000">
        <w:rPr>
          <w:rFonts w:ascii="Times New Roman" w:cs="Times New Roman" w:eastAsia="Times New Roman" w:hAnsi="Times New Roman"/>
          <w:rtl w:val="0"/>
        </w:rPr>
        <w:t xml:space="preserve"> Total bobot penilaian (Tugas + UTS + UAS)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selalu berjumlah 100% (1.0).</w:t>
      </w:r>
    </w:p>
    <w:p w:rsidR="00000000" w:rsidDel="00000000" w:rsidP="00000000" w:rsidRDefault="00000000" w:rsidRPr="00000000" w14:paraId="0000023E">
      <w:pPr>
        <w:numPr>
          <w:ilvl w:val="0"/>
          <w:numId w:val="22"/>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BR-3:</w:t>
      </w:r>
      <w:r w:rsidDel="00000000" w:rsidR="00000000" w:rsidRPr="00000000">
        <w:rPr>
          <w:rFonts w:ascii="Times New Roman" w:cs="Times New Roman" w:eastAsia="Times New Roman" w:hAnsi="Times New Roman"/>
          <w:rtl w:val="0"/>
        </w:rPr>
        <w:t xml:space="preserve"> Nilai komponen (tugas, UTS, UAS) berada dalam rentang 0–100. Nilai akhir yang melebihi 100 secara otomatis di-</w:t>
      </w:r>
      <w:r w:rsidDel="00000000" w:rsidR="00000000" w:rsidRPr="00000000">
        <w:rPr>
          <w:rFonts w:ascii="Times New Roman" w:cs="Times New Roman" w:eastAsia="Times New Roman" w:hAnsi="Times New Roman"/>
          <w:i w:val="1"/>
          <w:iCs w:val="1"/>
          <w:rtl w:val="0"/>
        </w:rPr>
        <w:t xml:space="preserve">cap</w:t>
      </w:r>
      <w:r w:rsidDel="00000000" w:rsidR="00000000" w:rsidRPr="00000000">
        <w:rPr>
          <w:rFonts w:ascii="Times New Roman" w:cs="Times New Roman" w:eastAsia="Times New Roman" w:hAnsi="Times New Roman"/>
          <w:rtl w:val="0"/>
        </w:rPr>
        <w:t xml:space="preserve"> menjadi 100.</w:t>
      </w:r>
    </w:p>
    <w:p w:rsidR="00000000" w:rsidDel="00000000" w:rsidP="00000000" w:rsidRDefault="00000000" w:rsidRPr="00000000" w14:paraId="0000023F">
      <w:pPr>
        <w:numPr>
          <w:ilvl w:val="0"/>
          <w:numId w:val="22"/>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BR-4:</w:t>
      </w:r>
      <w:r w:rsidDel="00000000" w:rsidR="00000000" w:rsidRPr="00000000">
        <w:rPr>
          <w:rFonts w:ascii="Times New Roman" w:cs="Times New Roman" w:eastAsia="Times New Roman" w:hAnsi="Times New Roman"/>
          <w:rtl w:val="0"/>
        </w:rPr>
        <w:t xml:space="preserve"> Tabel konversi nilai huruf (A, B+, B, C+, C, D, E) bersifat tetap sesuai aturan universitas dan tidak dapat diubah oleh pengguna melalui antarmuka.</w:t>
      </w:r>
    </w:p>
    <w:p w:rsidR="00000000" w:rsidDel="00000000" w:rsidP="00000000" w:rsidRDefault="00000000" w:rsidRPr="00000000" w14:paraId="00000240">
      <w:pPr>
        <w:numPr>
          <w:ilvl w:val="0"/>
          <w:numId w:val="22"/>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BR-5:</w:t>
      </w:r>
      <w:r w:rsidDel="00000000" w:rsidR="00000000" w:rsidRPr="00000000">
        <w:rPr>
          <w:rFonts w:ascii="Times New Roman" w:cs="Times New Roman" w:eastAsia="Times New Roman" w:hAnsi="Times New Roman"/>
          <w:rtl w:val="0"/>
        </w:rPr>
        <w:t xml:space="preserve"> Setiap file Excel yang diekspor </w:t>
      </w:r>
      <w:r w:rsidDel="00000000" w:rsidR="00000000" w:rsidRPr="00000000">
        <w:rPr>
          <w:rFonts w:ascii="Times New Roman" w:cs="Times New Roman" w:eastAsia="Times New Roman" w:hAnsi="Times New Roman"/>
          <w:b w:val="1"/>
          <w:bCs w:val="1"/>
          <w:rtl w:val="0"/>
        </w:rPr>
        <w:t xml:space="preserve">harus</w:t>
      </w:r>
      <w:r w:rsidDel="00000000" w:rsidR="00000000" w:rsidRPr="00000000">
        <w:rPr>
          <w:rFonts w:ascii="Times New Roman" w:cs="Times New Roman" w:eastAsia="Times New Roman" w:hAnsi="Times New Roman"/>
          <w:rtl w:val="0"/>
        </w:rPr>
        <w:t xml:space="preserve"> mencerminkan data terbaru yang tersimpan di database pada saat ekspor dilakukan.</w:t>
      </w:r>
    </w:p>
    <w:p w:rsidR="00000000" w:rsidDel="00000000" w:rsidP="00000000" w:rsidRDefault="00000000" w:rsidRPr="00000000" w14:paraId="0000024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pStyle w:val="Heading1"/>
        <w:spacing w:after="120" w:before="240" w:line="288" w:lineRule="auto"/>
        <w:rPr/>
      </w:pPr>
      <w:bookmarkStart w:colFirst="0" w:colLast="0" w:name="_d41c42svyqjj" w:id="53"/>
      <w:bookmarkEnd w:id="53"/>
      <w:r w:rsidDel="00000000" w:rsidR="00000000" w:rsidRPr="00000000">
        <w:rPr>
          <w:rtl w:val="0"/>
        </w:rPr>
        <w:t xml:space="preserve">6. Other Requirements</w:t>
      </w:r>
    </w:p>
    <w:p w:rsidR="00000000" w:rsidDel="00000000" w:rsidP="00000000" w:rsidRDefault="00000000" w:rsidRPr="00000000" w14:paraId="00000243">
      <w:pPr>
        <w:pStyle w:val="Heading2"/>
        <w:spacing w:after="120" w:before="240" w:line="271" w:lineRule="auto"/>
        <w:rPr/>
      </w:pPr>
      <w:bookmarkStart w:colFirst="0" w:colLast="0" w:name="_3mtw82tfizw2" w:id="54"/>
      <w:bookmarkEnd w:id="54"/>
      <w:r w:rsidDel="00000000" w:rsidR="00000000" w:rsidRPr="00000000">
        <w:rPr>
          <w:rtl w:val="0"/>
        </w:rPr>
        <w:t xml:space="preserve">6.1 Database Requirements</w:t>
      </w:r>
    </w:p>
    <w:p w:rsidR="00000000" w:rsidDel="00000000" w:rsidP="00000000" w:rsidRDefault="00000000" w:rsidRPr="00000000" w14:paraId="00000244">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menggunakan </w:t>
      </w:r>
      <w:r w:rsidDel="00000000" w:rsidR="00000000" w:rsidRPr="00000000">
        <w:rPr>
          <w:rFonts w:ascii="Times New Roman" w:cs="Times New Roman" w:eastAsia="Times New Roman" w:hAnsi="Times New Roman"/>
          <w:b w:val="1"/>
          <w:bCs w:val="1"/>
          <w:rtl w:val="0"/>
        </w:rPr>
        <w:t xml:space="preserve">SQLite 3</w:t>
      </w:r>
      <w:r w:rsidDel="00000000" w:rsidR="00000000" w:rsidRPr="00000000">
        <w:rPr>
          <w:rFonts w:ascii="Times New Roman" w:cs="Times New Roman" w:eastAsia="Times New Roman" w:hAnsi="Times New Roman"/>
          <w:rtl w:val="0"/>
        </w:rPr>
        <w:t xml:space="preserve"> yang diakses melalui library </w:t>
      </w:r>
      <w:r w:rsidDel="00000000" w:rsidR="00000000" w:rsidRPr="00000000">
        <w:rPr>
          <w:rFonts w:ascii="Times New Roman" w:cs="Times New Roman" w:eastAsia="Times New Roman" w:hAnsi="Times New Roman"/>
          <w:shd w:fill="f8f8fa" w:val="clear"/>
          <w:rtl w:val="0"/>
        </w:rPr>
        <w:t xml:space="preserve">better-sqlite3</w:t>
      </w:r>
      <w:r w:rsidDel="00000000" w:rsidR="00000000" w:rsidRPr="00000000">
        <w:rPr>
          <w:rFonts w:ascii="Times New Roman" w:cs="Times New Roman" w:eastAsia="Times New Roman" w:hAnsi="Times New Roman"/>
          <w:rtl w:val="0"/>
        </w:rPr>
        <w:t xml:space="preserve"> pada Node.js. Skema database utama terdiri dari tabel-tabel berikut:</w:t>
      </w:r>
    </w:p>
    <w:p w:rsidR="00000000" w:rsidDel="00000000" w:rsidP="00000000" w:rsidRDefault="00000000" w:rsidRPr="00000000" w14:paraId="00000245">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17570" cy="3833813"/>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17570"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w:t>
      </w:r>
      <w:r w:rsidDel="00000000" w:rsidR="00000000" w:rsidRPr="00000000">
        <w:rPr>
          <w:rFonts w:ascii="Times New Roman" w:cs="Times New Roman" w:eastAsia="Times New Roman" w:hAnsi="Times New Roman"/>
          <w:b w:val="1"/>
          <w:bCs w:val="1"/>
          <w:shd w:fill="f8f8fa" w:val="clear"/>
          <w:rtl w:val="0"/>
        </w:rPr>
        <w:t xml:space="preserve">pengguna:</w:t>
      </w:r>
      <w:r w:rsidDel="00000000" w:rsidR="00000000" w:rsidRPr="00000000">
        <w:rPr>
          <w:rtl w:val="0"/>
        </w:rPr>
      </w:r>
    </w:p>
    <w:tbl>
      <w:tblPr>
        <w:tblStyle w:val="Table14"/>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Kolom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PRIMARY KEY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Auto-increment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UNIQUE NOT NULL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login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password_hash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NOT NULL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 password (bcrypt)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nama_lengkap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NOT NULL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dosen</w:t>
            </w:r>
          </w:p>
        </w:tc>
      </w:tr>
    </w:tbl>
    <w:p w:rsidR="00000000" w:rsidDel="00000000" w:rsidP="00000000" w:rsidRDefault="00000000" w:rsidRPr="00000000" w14:paraId="00000256">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w:t>
      </w:r>
      <w:r w:rsidDel="00000000" w:rsidR="00000000" w:rsidRPr="00000000">
        <w:rPr>
          <w:rFonts w:ascii="Times New Roman" w:cs="Times New Roman" w:eastAsia="Times New Roman" w:hAnsi="Times New Roman"/>
          <w:b w:val="1"/>
          <w:bCs w:val="1"/>
          <w:shd w:fill="f8f8fa" w:val="clear"/>
          <w:rtl w:val="0"/>
        </w:rPr>
        <w:t xml:space="preserve">mata_kuliah:</w:t>
      </w:r>
      <w:r w:rsidDel="00000000" w:rsidR="00000000" w:rsidRPr="00000000">
        <w:rPr>
          <w:rtl w:val="0"/>
        </w:rPr>
      </w:r>
    </w:p>
    <w:tbl>
      <w:tblPr>
        <w:tblStyle w:val="Table15"/>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Kolom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PRIMARY KEY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Auto-increment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kode_mk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UNIQUE NOT NULL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mata kuliah</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nama_mk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NOT NULL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mata kuliah</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bobot_tugas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NOT NULL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Bobot tugas (desimal, misal 0.30)</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bobot_uts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NOT NULL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Bobot UTS (desimal)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bobot_uas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NOT NULL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Bobot UAS (desimal)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jumlah_tugas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NOT NULL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tugas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pengguna_id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FK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ke </w:t>
            </w:r>
            <w:hyperlink r:id="rId14">
              <w:r w:rsidDel="00000000" w:rsidR="00000000" w:rsidRPr="00000000">
                <w:rPr>
                  <w:rFonts w:ascii="Times New Roman" w:cs="Times New Roman" w:eastAsia="Times New Roman" w:hAnsi="Times New Roman"/>
                  <w:color w:val="4472c4"/>
                  <w:rtl w:val="0"/>
                </w:rPr>
                <w:t xml:space="preserve">pengguna.id</w:t>
              </w:r>
            </w:hyperlink>
            <w:r w:rsidDel="00000000" w:rsidR="00000000" w:rsidRPr="00000000">
              <w:rPr>
                <w:rtl w:val="0"/>
              </w:rPr>
            </w:r>
          </w:p>
        </w:tc>
      </w:tr>
    </w:tbl>
    <w:p w:rsidR="00000000" w:rsidDel="00000000" w:rsidP="00000000" w:rsidRDefault="00000000" w:rsidRPr="00000000" w14:paraId="00000273">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w:t>
      </w:r>
      <w:r w:rsidDel="00000000" w:rsidR="00000000" w:rsidRPr="00000000">
        <w:rPr>
          <w:rFonts w:ascii="Times New Roman" w:cs="Times New Roman" w:eastAsia="Times New Roman" w:hAnsi="Times New Roman"/>
          <w:b w:val="1"/>
          <w:bCs w:val="1"/>
          <w:shd w:fill="f8f8fa" w:val="clear"/>
          <w:rtl w:val="0"/>
        </w:rPr>
        <w:t xml:space="preserve">mahasiswa:</w:t>
      </w:r>
      <w:r w:rsidDel="00000000" w:rsidR="00000000" w:rsidRPr="00000000">
        <w:rPr>
          <w:rtl w:val="0"/>
        </w:rPr>
      </w:r>
    </w:p>
    <w:tbl>
      <w:tblPr>
        <w:tblStyle w:val="Table16"/>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Kolom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PRIMARY KEY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Auto-increment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NOT NULL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Induk Mahasiswa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NOT NULL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mahasiswa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mata_kuliah_id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FK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ke mata_kuliah.id</w:t>
            </w:r>
          </w:p>
        </w:tc>
      </w:tr>
    </w:tbl>
    <w:p w:rsidR="00000000" w:rsidDel="00000000" w:rsidP="00000000" w:rsidRDefault="00000000" w:rsidRPr="00000000" w14:paraId="00000284">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w:t>
      </w:r>
      <w:r w:rsidDel="00000000" w:rsidR="00000000" w:rsidRPr="00000000">
        <w:rPr>
          <w:rFonts w:ascii="Times New Roman" w:cs="Times New Roman" w:eastAsia="Times New Roman" w:hAnsi="Times New Roman"/>
          <w:b w:val="1"/>
          <w:bCs w:val="1"/>
          <w:shd w:fill="f8f8fa" w:val="clear"/>
          <w:rtl w:val="0"/>
        </w:rPr>
        <w:t xml:space="preserve">nilai:</w:t>
      </w:r>
      <w:r w:rsidDel="00000000" w:rsidR="00000000" w:rsidRPr="00000000">
        <w:rPr>
          <w:rtl w:val="0"/>
        </w:rPr>
      </w:r>
    </w:p>
    <w:tbl>
      <w:tblPr>
        <w:tblStyle w:val="Table17"/>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Kolom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PRIMARY KEY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Auto-increment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mahasiswa_id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FK UNIQUE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ke </w:t>
            </w:r>
            <w:hyperlink r:id="rId15">
              <w:r w:rsidDel="00000000" w:rsidR="00000000" w:rsidRPr="00000000">
                <w:rPr>
                  <w:rFonts w:ascii="Times New Roman" w:cs="Times New Roman" w:eastAsia="Times New Roman" w:hAnsi="Times New Roman"/>
                  <w:color w:val="4472c4"/>
                  <w:rtl w:val="0"/>
                </w:rPr>
                <w:t xml:space="preserve">mahasiswa.id</w:t>
              </w:r>
            </w:hyperlink>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nilai_tugas_json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 nilai tugas dalam JSON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nilai_uts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UTS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nilai_uas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UAS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rata_rata_tugas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kalkulasi</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nilai_akhir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kalkulasi</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nilai_huruf</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konversi</w:t>
            </w:r>
          </w:p>
        </w:tc>
      </w:tr>
    </w:tbl>
    <w:p w:rsidR="00000000" w:rsidDel="00000000" w:rsidP="00000000" w:rsidRDefault="00000000" w:rsidRPr="00000000" w14:paraId="000002A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w:t>
      </w:r>
      <w:r w:rsidDel="00000000" w:rsidR="00000000" w:rsidRPr="00000000">
        <w:rPr>
          <w:rFonts w:ascii="Times New Roman" w:cs="Times New Roman" w:eastAsia="Times New Roman" w:hAnsi="Times New Roman"/>
          <w:shd w:fill="f8f8fa" w:val="clear"/>
          <w:rtl w:val="0"/>
        </w:rPr>
        <w:t xml:space="preserve">UNIQUE</w:t>
      </w:r>
      <w:r w:rsidDel="00000000" w:rsidR="00000000" w:rsidRPr="00000000">
        <w:rPr>
          <w:rFonts w:ascii="Times New Roman" w:cs="Times New Roman" w:eastAsia="Times New Roman" w:hAnsi="Times New Roman"/>
          <w:rtl w:val="0"/>
        </w:rPr>
        <w:t xml:space="preserve"> pada </w:t>
      </w:r>
      <w:r w:rsidDel="00000000" w:rsidR="00000000" w:rsidRPr="00000000">
        <w:rPr>
          <w:rFonts w:ascii="Times New Roman" w:cs="Times New Roman" w:eastAsia="Times New Roman" w:hAnsi="Times New Roman"/>
          <w:shd w:fill="f8f8fa" w:val="clear"/>
          <w:rtl w:val="0"/>
        </w:rPr>
        <w:t xml:space="preserve">mahasiswa_id</w:t>
      </w:r>
      <w:r w:rsidDel="00000000" w:rsidR="00000000" w:rsidRPr="00000000">
        <w:rPr>
          <w:rFonts w:ascii="Times New Roman" w:cs="Times New Roman" w:eastAsia="Times New Roman" w:hAnsi="Times New Roman"/>
          <w:rtl w:val="0"/>
        </w:rPr>
        <w:t xml:space="preserve"> di tabel </w:t>
      </w:r>
      <w:r w:rsidDel="00000000" w:rsidR="00000000" w:rsidRPr="00000000">
        <w:rPr>
          <w:rFonts w:ascii="Times New Roman" w:cs="Times New Roman" w:eastAsia="Times New Roman" w:hAnsi="Times New Roman"/>
          <w:shd w:fill="f8f8fa" w:val="clear"/>
          <w:rtl w:val="0"/>
        </w:rPr>
        <w:t xml:space="preserve">nilai</w:t>
      </w:r>
      <w:r w:rsidDel="00000000" w:rsidR="00000000" w:rsidRPr="00000000">
        <w:rPr>
          <w:rFonts w:ascii="Times New Roman" w:cs="Times New Roman" w:eastAsia="Times New Roman" w:hAnsi="Times New Roman"/>
          <w:rtl w:val="0"/>
        </w:rPr>
        <w:t xml:space="preserve"> memastikan setiap mahasiswa hanya memiliki satu record nilai per mata kuliah.</w:t>
      </w:r>
    </w:p>
    <w:p w:rsidR="00000000" w:rsidDel="00000000" w:rsidP="00000000" w:rsidRDefault="00000000" w:rsidRPr="00000000" w14:paraId="000002A3">
      <w:pPr>
        <w:pStyle w:val="Heading2"/>
        <w:spacing w:after="120" w:before="240" w:line="271" w:lineRule="auto"/>
        <w:rPr/>
      </w:pPr>
      <w:bookmarkStart w:colFirst="0" w:colLast="0" w:name="_kr36y2aptgot" w:id="55"/>
      <w:bookmarkEnd w:id="55"/>
      <w:r w:rsidDel="00000000" w:rsidR="00000000" w:rsidRPr="00000000">
        <w:rPr>
          <w:rtl w:val="0"/>
        </w:rPr>
        <w:t xml:space="preserve">6.2 Rekomendasi Technology Stack</w:t>
      </w:r>
    </w:p>
    <w:p w:rsidR="00000000" w:rsidDel="00000000" w:rsidP="00000000" w:rsidRDefault="00000000" w:rsidRPr="00000000" w14:paraId="000002A4">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riset teknis untuk kebutuhan proyek ini (Web App + SQLite + Ekspor Excel), berikut adalah rekomendasi </w:t>
      </w:r>
      <w:r w:rsidDel="00000000" w:rsidR="00000000" w:rsidRPr="00000000">
        <w:rPr>
          <w:rFonts w:ascii="Times New Roman" w:cs="Times New Roman" w:eastAsia="Times New Roman" w:hAnsi="Times New Roman"/>
          <w:i w:val="1"/>
          <w:iCs w:val="1"/>
          <w:rtl w:val="0"/>
        </w:rPr>
        <w:t xml:space="preserve">technology stack</w:t>
      </w:r>
      <w:r w:rsidDel="00000000" w:rsidR="00000000" w:rsidRPr="00000000">
        <w:rPr>
          <w:rFonts w:ascii="Times New Roman" w:cs="Times New Roman" w:eastAsia="Times New Roman" w:hAnsi="Times New Roman"/>
          <w:rtl w:val="0"/>
        </w:rPr>
        <w:t xml:space="preserve">:</w:t>
      </w:r>
    </w:p>
    <w:tbl>
      <w:tblPr>
        <w:tblStyle w:val="Table18"/>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Teknologi</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Alasan Pemilihan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React 18+</w:t>
            </w:r>
            <w:r w:rsidDel="00000000" w:rsidR="00000000" w:rsidRPr="00000000">
              <w:rPr>
                <w:rFonts w:ascii="Times New Roman" w:cs="Times New Roman" w:eastAsia="Times New Roman" w:hAnsi="Times New Roman"/>
                <w:rtl w:val="0"/>
              </w:rPr>
              <w:t xml:space="preserve"> (via Vite)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UI paling populer, ekosistem besar, komponen reusable, mendukung SPA[12]</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Tool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Vite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tool modern, startup cepat, HMR instan, konfigurasi minimal[12][14]</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Node.js 20+ LTS</w:t>
            </w:r>
            <w:r w:rsidDel="00000000" w:rsidR="00000000" w:rsidRPr="00000000">
              <w:rPr>
                <w:rFonts w:ascii="Times New Roman" w:cs="Times New Roman" w:eastAsia="Times New Roman" w:hAnsi="Times New Roman"/>
                <w:rtl w:val="0"/>
              </w:rPr>
              <w:t xml:space="preserve"> dengan </w:t>
            </w:r>
            <w:r w:rsidDel="00000000" w:rsidR="00000000" w:rsidRPr="00000000">
              <w:rPr>
                <w:rFonts w:ascii="Times New Roman" w:cs="Times New Roman" w:eastAsia="Times New Roman" w:hAnsi="Times New Roman"/>
                <w:b w:val="1"/>
                <w:bCs w:val="1"/>
                <w:rtl w:val="0"/>
              </w:rPr>
              <w:t xml:space="preserve">Express.js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 JavaScript untuk server, ringan, ekosistem npm luas, kompatibel penuh dengan SQLite[7][15]</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SQLite</w:t>
            </w:r>
            <w:r w:rsidDel="00000000" w:rsidR="00000000" w:rsidRPr="00000000">
              <w:rPr>
                <w:rFonts w:ascii="Times New Roman" w:cs="Times New Roman" w:eastAsia="Times New Roman" w:hAnsi="Times New Roman"/>
                <w:rtl w:val="0"/>
              </w:rPr>
              <w:t xml:space="preserve"> via </w:t>
            </w:r>
            <w:r w:rsidDel="00000000" w:rsidR="00000000" w:rsidRPr="00000000">
              <w:rPr>
                <w:rFonts w:ascii="Times New Roman" w:cs="Times New Roman" w:eastAsia="Times New Roman" w:hAnsi="Times New Roman"/>
                <w:b w:val="1"/>
                <w:bCs w:val="1"/>
                <w:rtl w:val="0"/>
              </w:rPr>
              <w:t xml:space="preserve">better-sqlite3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 terbaik di antara library SQLite untuk Node.js (hingga 11.7× lebih cepat dari sqlite3 untuk operasi baca), API sinkron yang sederhana, tanpa dependensi eksternal[8][6]</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Ekspor Excel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ExcelJS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open-source yang matang, mendukung formatting, styling, dan multiple sheet, 1 juta+ unduhan mingguan di npm[16][5]</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Client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Axios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Cardo" w:cs="Cardo" w:eastAsia="Cardo" w:hAnsi="Cardo"/>
                <w:rtl w:val="0"/>
              </w:rPr>
              <w:t xml:space="preserve">Library HTTP client populer untuk komunikasi React → Express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Autentikasi</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jsonwebtoken</w:t>
            </w:r>
            <w:r w:rsidDel="00000000" w:rsidR="00000000" w:rsidRPr="00000000">
              <w:rPr>
                <w:rFonts w:ascii="Times New Roman" w:cs="Times New Roman" w:eastAsia="Times New Roman" w:hAnsi="Times New Roman"/>
                <w:rtl w:val="0"/>
              </w:rPr>
              <w:t xml:space="preserve"> (JWT) + </w:t>
            </w:r>
            <w:r w:rsidDel="00000000" w:rsidR="00000000" w:rsidRPr="00000000">
              <w:rPr>
                <w:rFonts w:ascii="Times New Roman" w:cs="Times New Roman" w:eastAsia="Times New Roman" w:hAnsi="Times New Roman"/>
                <w:b w:val="1"/>
                <w:bCs w:val="1"/>
                <w:rtl w:val="0"/>
              </w:rPr>
              <w:t xml:space="preserve">bcrypt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 industri untuk autentikasi stateless pada REST API</w:t>
            </w:r>
          </w:p>
        </w:tc>
      </w:tr>
    </w:tbl>
    <w:p w:rsidR="00000000" w:rsidDel="00000000" w:rsidP="00000000" w:rsidRDefault="00000000" w:rsidRPr="00000000" w14:paraId="000002BD">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BE">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BF">
      <w:pPr>
        <w:pStyle w:val="Heading2"/>
        <w:spacing w:after="120" w:before="240" w:line="271" w:lineRule="auto"/>
        <w:rPr/>
      </w:pPr>
      <w:bookmarkStart w:colFirst="0" w:colLast="0" w:name="_1xcc5xxsta9r" w:id="56"/>
      <w:bookmarkEnd w:id="56"/>
      <w:r w:rsidDel="00000000" w:rsidR="00000000" w:rsidRPr="00000000">
        <w:rPr>
          <w:rtl w:val="0"/>
        </w:rPr>
        <w:t xml:space="preserve">6.3 Internationalization</w:t>
      </w:r>
    </w:p>
    <w:p w:rsidR="00000000" w:rsidDel="00000000" w:rsidP="00000000" w:rsidRDefault="00000000" w:rsidRPr="00000000" w14:paraId="000002C0">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dikembangkan dalam </w:t>
      </w:r>
      <w:r w:rsidDel="00000000" w:rsidR="00000000" w:rsidRPr="00000000">
        <w:rPr>
          <w:rFonts w:ascii="Times New Roman" w:cs="Times New Roman" w:eastAsia="Times New Roman" w:hAnsi="Times New Roman"/>
          <w:b w:val="1"/>
          <w:bCs w:val="1"/>
          <w:rtl w:val="0"/>
        </w:rPr>
        <w:t xml:space="preserve">bahasa Indonesia</w:t>
      </w:r>
      <w:r w:rsidDel="00000000" w:rsidR="00000000" w:rsidRPr="00000000">
        <w:rPr>
          <w:rFonts w:ascii="Times New Roman" w:cs="Times New Roman" w:eastAsia="Times New Roman" w:hAnsi="Times New Roman"/>
          <w:rtl w:val="0"/>
        </w:rPr>
        <w:t xml:space="preserve"> sebagai bahasa utama antarmuka, termasuk label, pesan error, dan header kolom Excel. Dukungan multi-bahasa bersifat </w:t>
      </w:r>
      <w:r w:rsidDel="00000000" w:rsidR="00000000" w:rsidRPr="00000000">
        <w:rPr>
          <w:rFonts w:ascii="Times New Roman" w:cs="Times New Roman" w:eastAsia="Times New Roman" w:hAnsi="Times New Roman"/>
          <w:i w:val="1"/>
          <w:iCs w:val="1"/>
          <w:rtl w:val="0"/>
        </w:rPr>
        <w:t xml:space="preserve">TBD</w:t>
      </w:r>
      <w:r w:rsidDel="00000000" w:rsidR="00000000" w:rsidRPr="00000000">
        <w:rPr>
          <w:rFonts w:ascii="Times New Roman" w:cs="Times New Roman" w:eastAsia="Times New Roman" w:hAnsi="Times New Roman"/>
          <w:rtl w:val="0"/>
        </w:rPr>
        <w:t xml:space="preserve"> (lihat Appendix C).</w:t>
      </w:r>
    </w:p>
    <w:p w:rsidR="00000000" w:rsidDel="00000000" w:rsidP="00000000" w:rsidRDefault="00000000" w:rsidRPr="00000000" w14:paraId="000002C1">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C2">
      <w:pPr>
        <w:pStyle w:val="Heading1"/>
        <w:spacing w:after="120" w:before="240" w:line="288" w:lineRule="auto"/>
        <w:rPr/>
      </w:pPr>
      <w:bookmarkStart w:colFirst="0" w:colLast="0" w:name="_diai6m238e3" w:id="57"/>
      <w:bookmarkEnd w:id="57"/>
      <w:r w:rsidDel="00000000" w:rsidR="00000000" w:rsidRPr="00000000">
        <w:rPr>
          <w:rtl w:val="0"/>
        </w:rPr>
        <w:t xml:space="preserve">Appendix A: Glossary</w:t>
      </w:r>
    </w:p>
    <w:tbl>
      <w:tblPr>
        <w:tblStyle w:val="Table19"/>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Istilah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Definisi</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Software Requirements Specification</w:t>
            </w:r>
            <w:r w:rsidDel="00000000" w:rsidR="00000000" w:rsidRPr="00000000">
              <w:rPr>
                <w:rFonts w:ascii="Times New Roman" w:cs="Times New Roman" w:eastAsia="Times New Roman" w:hAnsi="Times New Roman"/>
                <w:rtl w:val="0"/>
              </w:rPr>
              <w:t xml:space="preserve"> — Dokumen spesifikasi kebutuhan perangkat lunak</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Induk Mahasiswa — identitas unik mahasiswa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 MK</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Mata Kuliah — identitas unik mata kuliah</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Ujian Tengah Semester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UAS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Ujian Akhir Semester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Bobot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Persentase kontribusi komponen penilaian terhadap nilai akhir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Nilai Akhir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perhitungan tertimbang dari seluruh komponen penilaian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Nilai Huruf</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Representasi huruf (A–E) dari nilai akhir berdasarkan tabel konversi</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 API</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Representational State Transfer Application Programming Interface</w:t>
            </w:r>
            <w:r w:rsidDel="00000000" w:rsidR="00000000" w:rsidRPr="00000000">
              <w:rPr>
                <w:rFonts w:ascii="Times New Roman" w:cs="Times New Roman" w:eastAsia="Times New Roman" w:hAnsi="Times New Roman"/>
                <w:rtl w:val="0"/>
              </w:rPr>
              <w:t xml:space="preserve"> — arsitektur komunikasi berbasis HTTP</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CRUD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Create, Read, Update, Delete</w:t>
            </w:r>
            <w:r w:rsidDel="00000000" w:rsidR="00000000" w:rsidRPr="00000000">
              <w:rPr>
                <w:rFonts w:ascii="Times New Roman" w:cs="Times New Roman" w:eastAsia="Times New Roman" w:hAnsi="Times New Roman"/>
                <w:rtl w:val="0"/>
              </w:rPr>
              <w:t xml:space="preserve"> — operasi dasar pada data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SQLite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manajemen database relasional ringan yang tersimpan dalam satu file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Single Page Application</w:t>
            </w:r>
            <w:r w:rsidDel="00000000" w:rsidR="00000000" w:rsidRPr="00000000">
              <w:rPr>
                <w:rFonts w:ascii="Times New Roman" w:cs="Times New Roman" w:eastAsia="Times New Roman" w:hAnsi="Times New Roman"/>
                <w:rtl w:val="0"/>
              </w:rPr>
              <w:t xml:space="preserve"> — aplikasi web yang dimuat dalam satu halaman HTML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JWT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JSON Web Token</w:t>
            </w:r>
            <w:r w:rsidDel="00000000" w:rsidR="00000000" w:rsidRPr="00000000">
              <w:rPr>
                <w:rFonts w:ascii="Times New Roman" w:cs="Times New Roman" w:eastAsia="Times New Roman" w:hAnsi="Times New Roman"/>
                <w:rtl w:val="0"/>
              </w:rPr>
              <w:t xml:space="preserve"> — standar token untuk autentikasi stateless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ExcelJS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JavaScript open-source untuk membaca dan menulis file Excel (.xlsx)</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better-sqlite3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Node.js dengan performa tinggi untuk interaksi dengan database SQLite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React Vite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tool modern untuk proyek frontend JavaScript/TypeScript</w:t>
            </w:r>
          </w:p>
        </w:tc>
      </w:tr>
    </w:tbl>
    <w:p w:rsidR="00000000" w:rsidDel="00000000" w:rsidP="00000000" w:rsidRDefault="00000000" w:rsidRPr="00000000" w14:paraId="000002E5">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E6">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E7">
      <w:pPr>
        <w:pStyle w:val="Heading1"/>
        <w:spacing w:after="120" w:before="240" w:line="288" w:lineRule="auto"/>
        <w:rPr/>
      </w:pPr>
      <w:bookmarkStart w:colFirst="0" w:colLast="0" w:name="_d37gnum36dwp" w:id="58"/>
      <w:bookmarkEnd w:id="58"/>
      <w:r w:rsidDel="00000000" w:rsidR="00000000" w:rsidRPr="00000000">
        <w:rPr>
          <w:rtl w:val="0"/>
        </w:rPr>
        <w:t xml:space="preserve">Appendix B: Analysis Models</w:t>
      </w:r>
    </w:p>
    <w:p w:rsidR="00000000" w:rsidDel="00000000" w:rsidP="00000000" w:rsidRDefault="00000000" w:rsidRPr="00000000" w14:paraId="000002E8">
      <w:pPr>
        <w:pStyle w:val="Heading2"/>
        <w:spacing w:after="120" w:before="240" w:line="271" w:lineRule="auto"/>
        <w:rPr/>
      </w:pPr>
      <w:bookmarkStart w:colFirst="0" w:colLast="0" w:name="_31oorcyygzvm" w:id="59"/>
      <w:bookmarkEnd w:id="59"/>
      <w:r w:rsidDel="00000000" w:rsidR="00000000" w:rsidRPr="00000000">
        <w:rPr>
          <w:rtl w:val="0"/>
        </w:rPr>
        <w:t xml:space="preserve">B.1 Diagram Konteks</w:t>
      </w:r>
    </w:p>
    <w:p w:rsidR="00000000" w:rsidDel="00000000" w:rsidP="00000000" w:rsidRDefault="00000000" w:rsidRPr="00000000" w14:paraId="000002E9">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utama: </w:t>
      </w:r>
      <w:r w:rsidDel="00000000" w:rsidR="00000000" w:rsidRPr="00000000">
        <w:rPr>
          <w:rFonts w:ascii="Times New Roman" w:cs="Times New Roman" w:eastAsia="Times New Roman" w:hAnsi="Times New Roman"/>
          <w:b w:val="1"/>
          <w:bCs w:val="1"/>
          <w:rtl w:val="0"/>
        </w:rPr>
        <w:t xml:space="preserve">Dosen Pengampu</w:t>
      </w:r>
      <w:r w:rsidDel="00000000" w:rsidR="00000000" w:rsidRPr="00000000">
        <w:rPr>
          <w:rtl w:val="0"/>
        </w:rPr>
      </w:r>
    </w:p>
    <w:p w:rsidR="00000000" w:rsidDel="00000000" w:rsidP="00000000" w:rsidRDefault="00000000" w:rsidRPr="00000000" w14:paraId="000002EA">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Aliran data:</w:t>
      </w:r>
    </w:p>
    <w:p w:rsidR="00000000" w:rsidDel="00000000" w:rsidP="00000000" w:rsidRDefault="00000000" w:rsidRPr="00000000" w14:paraId="000002EB">
      <w:pPr>
        <w:numPr>
          <w:ilvl w:val="0"/>
          <w:numId w:val="16"/>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Cardo" w:cs="Cardo" w:eastAsia="Cardo" w:hAnsi="Cardo"/>
          <w:rtl w:val="0"/>
        </w:rPr>
        <w:t xml:space="preserve"> Data Mata Kuliah, Data Mahasiswa, Nilai Tugas (1..N), Nilai UTS, Nilai UAS, Konfigurasi Bobot → Sistem</w:t>
      </w:r>
    </w:p>
    <w:p w:rsidR="00000000" w:rsidDel="00000000" w:rsidP="00000000" w:rsidRDefault="00000000" w:rsidRPr="00000000" w14:paraId="000002EC">
      <w:pPr>
        <w:numPr>
          <w:ilvl w:val="0"/>
          <w:numId w:val="16"/>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Proses:</w:t>
      </w:r>
      <w:r w:rsidDel="00000000" w:rsidR="00000000" w:rsidRPr="00000000">
        <w:rPr>
          <w:rFonts w:ascii="Cardo" w:cs="Cardo" w:eastAsia="Cardo" w:hAnsi="Cardo"/>
          <w:rtl w:val="0"/>
        </w:rPr>
        <w:t xml:space="preserve"> Hitung Rata-rata Tugas → Hitung Nilai Akhir → Konversi Nilai Huruf</w:t>
      </w:r>
    </w:p>
    <w:p w:rsidR="00000000" w:rsidDel="00000000" w:rsidP="00000000" w:rsidRDefault="00000000" w:rsidRPr="00000000" w14:paraId="000002ED">
      <w:pPr>
        <w:numPr>
          <w:ilvl w:val="0"/>
          <w:numId w:val="16"/>
        </w:numPr>
        <w:spacing w:after="120" w:lineRule="auto"/>
        <w:ind w:left="720" w:hanging="360"/>
        <w:rPr>
          <w:rFonts w:ascii="Noto Sans Symbols" w:cs="Noto Sans Symbols" w:eastAsia="Noto Sans Symbols" w:hAnsi="Noto Sans Symbols"/>
          <w:b w:val="0"/>
          <w:bCs w:val="0"/>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Cardo" w:cs="Cardo" w:eastAsia="Cardo" w:hAnsi="Cardo"/>
          <w:rtl w:val="0"/>
        </w:rPr>
        <w:t xml:space="preserve"> Tabel Hasil Evaluasi, File Excel (.xlsx) → Dosen Pengampu</w:t>
      </w:r>
    </w:p>
    <w:p w:rsidR="00000000" w:rsidDel="00000000" w:rsidP="00000000" w:rsidRDefault="00000000" w:rsidRPr="00000000" w14:paraId="000002EE">
      <w:pPr>
        <w:pStyle w:val="Heading2"/>
        <w:spacing w:after="120" w:before="240" w:line="271" w:lineRule="auto"/>
        <w:rPr/>
      </w:pPr>
      <w:bookmarkStart w:colFirst="0" w:colLast="0" w:name="_o1h491b7lxro" w:id="60"/>
      <w:bookmarkEnd w:id="60"/>
      <w:r w:rsidDel="00000000" w:rsidR="00000000" w:rsidRPr="00000000">
        <w:rPr>
          <w:rtl w:val="0"/>
        </w:rPr>
        <w:t xml:space="preserve">B.2 Use Case Utama</w:t>
      </w:r>
    </w:p>
    <w:p w:rsidR="00000000" w:rsidDel="00000000" w:rsidP="00000000" w:rsidRDefault="00000000" w:rsidRPr="00000000" w14:paraId="000002EF">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prinsip pengembangan </w:t>
      </w:r>
      <w:r w:rsidDel="00000000" w:rsidR="00000000" w:rsidRPr="00000000">
        <w:rPr>
          <w:rFonts w:ascii="Times New Roman" w:cs="Times New Roman" w:eastAsia="Times New Roman" w:hAnsi="Times New Roman"/>
          <w:i w:val="1"/>
          <w:iCs w:val="1"/>
          <w:rtl w:val="0"/>
        </w:rPr>
        <w:t xml:space="preserve">use case</w:t>
      </w:r>
      <w:r w:rsidDel="00000000" w:rsidR="00000000" w:rsidRPr="00000000">
        <w:rPr>
          <w:rFonts w:ascii="Times New Roman" w:cs="Times New Roman" w:eastAsia="Times New Roman" w:hAnsi="Times New Roman"/>
          <w:rtl w:val="0"/>
        </w:rPr>
        <w:t xml:space="preserve"> dalam </w:t>
      </w:r>
      <w:r w:rsidDel="00000000" w:rsidR="00000000" w:rsidRPr="00000000">
        <w:rPr>
          <w:rFonts w:ascii="Times New Roman" w:cs="Times New Roman" w:eastAsia="Times New Roman" w:hAnsi="Times New Roman"/>
          <w:i w:val="1"/>
          <w:iCs w:val="1"/>
          <w:rtl w:val="0"/>
        </w:rPr>
        <w:t xml:space="preserve">Requirement Engineering</w:t>
      </w:r>
      <w:r w:rsidDel="00000000" w:rsidR="00000000" w:rsidRPr="00000000">
        <w:rPr>
          <w:rFonts w:ascii="Times New Roman" w:cs="Times New Roman" w:eastAsia="Times New Roman" w:hAnsi="Times New Roman"/>
          <w:rtl w:val="0"/>
        </w:rPr>
        <w:t xml:space="preserve">, yaitu menggambarkan perangkat lunak dari sudut pandang pengguna akhir:</w:t>
      </w:r>
    </w:p>
    <w:p w:rsidR="00000000" w:rsidDel="00000000" w:rsidP="00000000" w:rsidRDefault="00000000" w:rsidRPr="00000000" w14:paraId="000002F0">
      <w:pPr>
        <w:numPr>
          <w:ilvl w:val="0"/>
          <w:numId w:val="13"/>
        </w:numPr>
        <w:spacing w:after="120" w:lineRule="auto"/>
        <w:ind w:left="720" w:hanging="360"/>
        <w:rPr>
          <w:rFonts w:ascii="Georgia" w:cs="Georgia" w:eastAsia="Georgia" w:hAnsi="Georgia"/>
          <w:b w:val="0"/>
          <w:bCs w:val="0"/>
        </w:rPr>
      </w:pPr>
      <w:r w:rsidDel="00000000" w:rsidR="00000000" w:rsidRPr="00000000">
        <w:rPr>
          <w:rFonts w:ascii="Times New Roman" w:cs="Times New Roman" w:eastAsia="Times New Roman" w:hAnsi="Times New Roman"/>
          <w:b w:val="1"/>
          <w:bCs w:val="1"/>
          <w:rtl w:val="0"/>
        </w:rPr>
        <w:t xml:space="preserve">UC-01:</w:t>
      </w:r>
      <w:r w:rsidDel="00000000" w:rsidR="00000000" w:rsidRPr="00000000">
        <w:rPr>
          <w:rFonts w:ascii="Times New Roman" w:cs="Times New Roman" w:eastAsia="Times New Roman" w:hAnsi="Times New Roman"/>
          <w:rtl w:val="0"/>
        </w:rPr>
        <w:t xml:space="preserve"> Login ke Sistem</w:t>
      </w:r>
    </w:p>
    <w:p w:rsidR="00000000" w:rsidDel="00000000" w:rsidP="00000000" w:rsidRDefault="00000000" w:rsidRPr="00000000" w14:paraId="000002F1">
      <w:pPr>
        <w:numPr>
          <w:ilvl w:val="0"/>
          <w:numId w:val="13"/>
        </w:numPr>
        <w:spacing w:after="120" w:lineRule="auto"/>
        <w:ind w:left="720" w:hanging="360"/>
        <w:rPr>
          <w:rFonts w:ascii="Georgia" w:cs="Georgia" w:eastAsia="Georgia" w:hAnsi="Georgia"/>
          <w:b w:val="0"/>
          <w:bCs w:val="0"/>
        </w:rPr>
      </w:pPr>
      <w:r w:rsidDel="00000000" w:rsidR="00000000" w:rsidRPr="00000000">
        <w:rPr>
          <w:rFonts w:ascii="Times New Roman" w:cs="Times New Roman" w:eastAsia="Times New Roman" w:hAnsi="Times New Roman"/>
          <w:b w:val="1"/>
          <w:bCs w:val="1"/>
          <w:rtl w:val="0"/>
        </w:rPr>
        <w:t xml:space="preserve">UC-02:</w:t>
      </w:r>
      <w:r w:rsidDel="00000000" w:rsidR="00000000" w:rsidRPr="00000000">
        <w:rPr>
          <w:rFonts w:ascii="Times New Roman" w:cs="Times New Roman" w:eastAsia="Times New Roman" w:hAnsi="Times New Roman"/>
          <w:rtl w:val="0"/>
        </w:rPr>
        <w:t xml:space="preserve"> Kelola Data Mata Kuliah (CRUD)</w:t>
      </w:r>
    </w:p>
    <w:p w:rsidR="00000000" w:rsidDel="00000000" w:rsidP="00000000" w:rsidRDefault="00000000" w:rsidRPr="00000000" w14:paraId="000002F2">
      <w:pPr>
        <w:numPr>
          <w:ilvl w:val="0"/>
          <w:numId w:val="13"/>
        </w:numPr>
        <w:spacing w:after="120" w:lineRule="auto"/>
        <w:ind w:left="720" w:hanging="360"/>
        <w:rPr>
          <w:rFonts w:ascii="Georgia" w:cs="Georgia" w:eastAsia="Georgia" w:hAnsi="Georgia"/>
          <w:b w:val="0"/>
          <w:bCs w:val="0"/>
        </w:rPr>
      </w:pPr>
      <w:r w:rsidDel="00000000" w:rsidR="00000000" w:rsidRPr="00000000">
        <w:rPr>
          <w:rFonts w:ascii="Times New Roman" w:cs="Times New Roman" w:eastAsia="Times New Roman" w:hAnsi="Times New Roman"/>
          <w:b w:val="1"/>
          <w:bCs w:val="1"/>
          <w:rtl w:val="0"/>
        </w:rPr>
        <w:t xml:space="preserve">UC-03:</w:t>
      </w:r>
      <w:r w:rsidDel="00000000" w:rsidR="00000000" w:rsidRPr="00000000">
        <w:rPr>
          <w:rFonts w:ascii="Times New Roman" w:cs="Times New Roman" w:eastAsia="Times New Roman" w:hAnsi="Times New Roman"/>
          <w:rtl w:val="0"/>
        </w:rPr>
        <w:t xml:space="preserve"> Kelola Data Mahasiswa per MK (CRUD)</w:t>
      </w:r>
    </w:p>
    <w:p w:rsidR="00000000" w:rsidDel="00000000" w:rsidP="00000000" w:rsidRDefault="00000000" w:rsidRPr="00000000" w14:paraId="000002F3">
      <w:pPr>
        <w:numPr>
          <w:ilvl w:val="0"/>
          <w:numId w:val="13"/>
        </w:numPr>
        <w:spacing w:after="120" w:lineRule="auto"/>
        <w:ind w:left="720" w:hanging="360"/>
        <w:rPr>
          <w:rFonts w:ascii="Georgia" w:cs="Georgia" w:eastAsia="Georgia" w:hAnsi="Georgia"/>
          <w:b w:val="0"/>
          <w:bCs w:val="0"/>
        </w:rPr>
      </w:pPr>
      <w:r w:rsidDel="00000000" w:rsidR="00000000" w:rsidRPr="00000000">
        <w:rPr>
          <w:rFonts w:ascii="Times New Roman" w:cs="Times New Roman" w:eastAsia="Times New Roman" w:hAnsi="Times New Roman"/>
          <w:b w:val="1"/>
          <w:bCs w:val="1"/>
          <w:rtl w:val="0"/>
        </w:rPr>
        <w:t xml:space="preserve">UC-04:</w:t>
      </w:r>
      <w:r w:rsidDel="00000000" w:rsidR="00000000" w:rsidRPr="00000000">
        <w:rPr>
          <w:rFonts w:ascii="Times New Roman" w:cs="Times New Roman" w:eastAsia="Times New Roman" w:hAnsi="Times New Roman"/>
          <w:rtl w:val="0"/>
        </w:rPr>
        <w:t xml:space="preserve"> Input Nilai Komponen</w:t>
      </w:r>
    </w:p>
    <w:p w:rsidR="00000000" w:rsidDel="00000000" w:rsidP="00000000" w:rsidRDefault="00000000" w:rsidRPr="00000000" w14:paraId="000002F4">
      <w:pPr>
        <w:numPr>
          <w:ilvl w:val="0"/>
          <w:numId w:val="13"/>
        </w:numPr>
        <w:spacing w:after="120" w:lineRule="auto"/>
        <w:ind w:left="720" w:hanging="360"/>
        <w:rPr>
          <w:rFonts w:ascii="Georgia" w:cs="Georgia" w:eastAsia="Georgia" w:hAnsi="Georgia"/>
          <w:b w:val="0"/>
          <w:bCs w:val="0"/>
        </w:rPr>
      </w:pPr>
      <w:r w:rsidDel="00000000" w:rsidR="00000000" w:rsidRPr="00000000">
        <w:rPr>
          <w:rFonts w:ascii="Times New Roman" w:cs="Times New Roman" w:eastAsia="Times New Roman" w:hAnsi="Times New Roman"/>
          <w:b w:val="1"/>
          <w:bCs w:val="1"/>
          <w:rtl w:val="0"/>
        </w:rPr>
        <w:t xml:space="preserve">UC-05:</w:t>
      </w:r>
      <w:r w:rsidDel="00000000" w:rsidR="00000000" w:rsidRPr="00000000">
        <w:rPr>
          <w:rFonts w:ascii="Times New Roman" w:cs="Times New Roman" w:eastAsia="Times New Roman" w:hAnsi="Times New Roman"/>
          <w:rtl w:val="0"/>
        </w:rPr>
        <w:t xml:space="preserve"> Hitung Nilai Akhir dan Konversi Huruf</w:t>
      </w:r>
    </w:p>
    <w:p w:rsidR="00000000" w:rsidDel="00000000" w:rsidP="00000000" w:rsidRDefault="00000000" w:rsidRPr="00000000" w14:paraId="000002F5">
      <w:pPr>
        <w:numPr>
          <w:ilvl w:val="0"/>
          <w:numId w:val="13"/>
        </w:numPr>
        <w:spacing w:after="120" w:lineRule="auto"/>
        <w:ind w:left="720" w:hanging="360"/>
        <w:rPr>
          <w:rFonts w:ascii="Georgia" w:cs="Georgia" w:eastAsia="Georgia" w:hAnsi="Georgia"/>
          <w:b w:val="0"/>
          <w:bCs w:val="0"/>
        </w:rPr>
      </w:pPr>
      <w:r w:rsidDel="00000000" w:rsidR="00000000" w:rsidRPr="00000000">
        <w:rPr>
          <w:rFonts w:ascii="Times New Roman" w:cs="Times New Roman" w:eastAsia="Times New Roman" w:hAnsi="Times New Roman"/>
          <w:b w:val="1"/>
          <w:bCs w:val="1"/>
          <w:rtl w:val="0"/>
        </w:rPr>
        <w:t xml:space="preserve">UC-06:</w:t>
      </w:r>
      <w:r w:rsidDel="00000000" w:rsidR="00000000" w:rsidRPr="00000000">
        <w:rPr>
          <w:rFonts w:ascii="Times New Roman" w:cs="Times New Roman" w:eastAsia="Times New Roman" w:hAnsi="Times New Roman"/>
          <w:rtl w:val="0"/>
        </w:rPr>
        <w:t xml:space="preserve"> Lihat Hasil Evaluasi</w:t>
      </w:r>
    </w:p>
    <w:p w:rsidR="00000000" w:rsidDel="00000000" w:rsidP="00000000" w:rsidRDefault="00000000" w:rsidRPr="00000000" w14:paraId="000002F6">
      <w:pPr>
        <w:numPr>
          <w:ilvl w:val="0"/>
          <w:numId w:val="13"/>
        </w:numPr>
        <w:spacing w:after="120" w:lineRule="auto"/>
        <w:ind w:left="720" w:hanging="360"/>
        <w:rPr>
          <w:rFonts w:ascii="Georgia" w:cs="Georgia" w:eastAsia="Georgia" w:hAnsi="Georgia"/>
          <w:b w:val="0"/>
          <w:bCs w:val="0"/>
        </w:rPr>
      </w:pPr>
      <w:r w:rsidDel="00000000" w:rsidR="00000000" w:rsidRPr="00000000">
        <w:rPr>
          <w:rFonts w:ascii="Times New Roman" w:cs="Times New Roman" w:eastAsia="Times New Roman" w:hAnsi="Times New Roman"/>
          <w:b w:val="1"/>
          <w:bCs w:val="1"/>
          <w:rtl w:val="0"/>
        </w:rPr>
        <w:t xml:space="preserve">UC-07:</w:t>
      </w:r>
      <w:r w:rsidDel="00000000" w:rsidR="00000000" w:rsidRPr="00000000">
        <w:rPr>
          <w:rFonts w:ascii="Times New Roman" w:cs="Times New Roman" w:eastAsia="Times New Roman" w:hAnsi="Times New Roman"/>
          <w:rtl w:val="0"/>
        </w:rPr>
        <w:t xml:space="preserve"> Ekspor Hasil ke Excel</w:t>
      </w:r>
    </w:p>
    <w:p w:rsidR="00000000" w:rsidDel="00000000" w:rsidP="00000000" w:rsidRDefault="00000000" w:rsidRPr="00000000" w14:paraId="000002F7">
      <w:pPr>
        <w:numPr>
          <w:ilvl w:val="0"/>
          <w:numId w:val="13"/>
        </w:numPr>
        <w:spacing w:after="120" w:lineRule="auto"/>
        <w:ind w:left="720" w:hanging="360"/>
        <w:rPr>
          <w:rFonts w:ascii="Georgia" w:cs="Georgia" w:eastAsia="Georgia" w:hAnsi="Georgia"/>
          <w:b w:val="0"/>
          <w:bCs w:val="0"/>
        </w:rPr>
      </w:pPr>
      <w:r w:rsidDel="00000000" w:rsidR="00000000" w:rsidRPr="00000000">
        <w:rPr>
          <w:rFonts w:ascii="Times New Roman" w:cs="Times New Roman" w:eastAsia="Times New Roman" w:hAnsi="Times New Roman"/>
          <w:b w:val="1"/>
          <w:bCs w:val="1"/>
          <w:rtl w:val="0"/>
        </w:rPr>
        <w:t xml:space="preserve">UC-08:</w:t>
      </w:r>
      <w:r w:rsidDel="00000000" w:rsidR="00000000" w:rsidRPr="00000000">
        <w:rPr>
          <w:rFonts w:ascii="Times New Roman" w:cs="Times New Roman" w:eastAsia="Times New Roman" w:hAnsi="Times New Roman"/>
          <w:rtl w:val="0"/>
        </w:rPr>
        <w:t xml:space="preserve"> Logout</w:t>
      </w:r>
    </w:p>
    <w:p w:rsidR="00000000" w:rsidDel="00000000" w:rsidP="00000000" w:rsidRDefault="00000000" w:rsidRPr="00000000" w14:paraId="000002F8">
      <w:pPr>
        <w:spacing w:after="12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1762811" cy="3014663"/>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762811"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pStyle w:val="Heading2"/>
        <w:spacing w:after="120" w:before="240" w:line="271" w:lineRule="auto"/>
        <w:rPr/>
      </w:pPr>
      <w:bookmarkStart w:colFirst="0" w:colLast="0" w:name="_ianf27540hbv" w:id="61"/>
      <w:bookmarkEnd w:id="61"/>
      <w:r w:rsidDel="00000000" w:rsidR="00000000" w:rsidRPr="00000000">
        <w:rPr>
          <w:rtl w:val="0"/>
        </w:rPr>
        <w:t xml:space="preserve">B.3 Data dan ERD</w:t>
      </w:r>
    </w:p>
    <w:p w:rsidR="00000000" w:rsidDel="00000000" w:rsidP="00000000" w:rsidRDefault="00000000" w:rsidRPr="00000000" w14:paraId="000002FA">
      <w:pPr>
        <w:pStyle w:val="Heading3"/>
        <w:widowControl w:val="0"/>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DIAGRAM 1: ERD (Entity Relationship Diagram) </w:t>
      </w:r>
    </w:p>
    <w:p w:rsidR="00000000" w:rsidDel="00000000" w:rsidP="00000000" w:rsidRDefault="00000000" w:rsidRPr="00000000" w14:paraId="000002FB">
      <w:pPr>
        <w:pStyle w:val="Heading3"/>
        <w:widowControl w:val="0"/>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Pr>
        <w:drawing>
          <wp:inline distB="114300" distT="114300" distL="114300" distR="114300">
            <wp:extent cx="2389258" cy="2680631"/>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389258" cy="2680631"/>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numPr>
          <w:ilvl w:val="0"/>
          <w:numId w:val="9"/>
        </w:numP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Entitas pengguna</w:t>
      </w:r>
    </w:p>
    <w:p w:rsidR="00000000" w:rsidDel="00000000" w:rsidP="00000000" w:rsidRDefault="00000000" w:rsidRPr="00000000" w14:paraId="000002FD">
      <w:pPr>
        <w:widowControl w:val="0"/>
        <w:numPr>
          <w:ilvl w:val="1"/>
          <w:numId w:val="5"/>
        </w:numPr>
        <w:spacing w:after="0" w:after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id (PK, INTEGER)</w:t>
      </w:r>
    </w:p>
    <w:p w:rsidR="00000000" w:rsidDel="00000000" w:rsidP="00000000" w:rsidRDefault="00000000" w:rsidRPr="00000000" w14:paraId="000002FE">
      <w:pPr>
        <w:widowControl w:val="0"/>
        <w:numPr>
          <w:ilvl w:val="1"/>
          <w:numId w:val="5"/>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username (TEXT, UNIQUE, NOT NULL)</w:t>
      </w:r>
    </w:p>
    <w:p w:rsidR="00000000" w:rsidDel="00000000" w:rsidP="00000000" w:rsidRDefault="00000000" w:rsidRPr="00000000" w14:paraId="000002FF">
      <w:pPr>
        <w:widowControl w:val="0"/>
        <w:numPr>
          <w:ilvl w:val="1"/>
          <w:numId w:val="5"/>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password_hash (TEXT, NOT NULL)</w:t>
      </w:r>
    </w:p>
    <w:p w:rsidR="00000000" w:rsidDel="00000000" w:rsidP="00000000" w:rsidRDefault="00000000" w:rsidRPr="00000000" w14:paraId="00000300">
      <w:pPr>
        <w:widowControl w:val="0"/>
        <w:numPr>
          <w:ilvl w:val="1"/>
          <w:numId w:val="5"/>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nama_lengkap (TEXT, NOT NULL)</w:t>
      </w:r>
    </w:p>
    <w:p w:rsidR="00000000" w:rsidDel="00000000" w:rsidP="00000000" w:rsidRDefault="00000000" w:rsidRPr="00000000" w14:paraId="00000301">
      <w:pPr>
        <w:widowControl w:val="0"/>
        <w:numPr>
          <w:ilvl w:val="1"/>
          <w:numId w:val="5"/>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Relasi:</w:t>
      </w:r>
      <w:r w:rsidDel="00000000" w:rsidR="00000000" w:rsidRPr="00000000">
        <w:rPr>
          <w:rFonts w:ascii="Times New Roman" w:cs="Times New Roman" w:eastAsia="Times New Roman" w:hAnsi="Times New Roman"/>
          <w:color w:val="1f1f1f"/>
          <w:rtl w:val="0"/>
        </w:rPr>
        <w:t xml:space="preserve"> 1 pengguna memiliki N mata_kuliah (1..*)</w:t>
      </w:r>
    </w:p>
    <w:p w:rsidR="00000000" w:rsidDel="00000000" w:rsidP="00000000" w:rsidRDefault="00000000" w:rsidRPr="00000000" w14:paraId="00000302">
      <w:pPr>
        <w:widowControl w:val="0"/>
        <w:numPr>
          <w:ilvl w:val="0"/>
          <w:numId w:val="9"/>
        </w:numP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Entitas mata_kuliah</w:t>
      </w:r>
    </w:p>
    <w:p w:rsidR="00000000" w:rsidDel="00000000" w:rsidP="00000000" w:rsidRDefault="00000000" w:rsidRPr="00000000" w14:paraId="00000303">
      <w:pPr>
        <w:widowControl w:val="0"/>
        <w:numPr>
          <w:ilvl w:val="1"/>
          <w:numId w:val="11"/>
        </w:numPr>
        <w:spacing w:after="0" w:after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id (PK, INTEGER)</w:t>
      </w:r>
    </w:p>
    <w:p w:rsidR="00000000" w:rsidDel="00000000" w:rsidP="00000000" w:rsidRDefault="00000000" w:rsidRPr="00000000" w14:paraId="00000304">
      <w:pPr>
        <w:widowControl w:val="0"/>
        <w:numPr>
          <w:ilvl w:val="1"/>
          <w:numId w:val="11"/>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kode_mk (TEXT, UNIQUE, NOT NULL)</w:t>
      </w:r>
    </w:p>
    <w:p w:rsidR="00000000" w:rsidDel="00000000" w:rsidP="00000000" w:rsidRDefault="00000000" w:rsidRPr="00000000" w14:paraId="00000305">
      <w:pPr>
        <w:widowControl w:val="0"/>
        <w:numPr>
          <w:ilvl w:val="1"/>
          <w:numId w:val="11"/>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nama_mk (TEXT, NOT NULL)</w:t>
      </w:r>
    </w:p>
    <w:p w:rsidR="00000000" w:rsidDel="00000000" w:rsidP="00000000" w:rsidRDefault="00000000" w:rsidRPr="00000000" w14:paraId="00000306">
      <w:pPr>
        <w:widowControl w:val="0"/>
        <w:numPr>
          <w:ilvl w:val="1"/>
          <w:numId w:val="11"/>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bobot_tugas, bobot_uts, bobot_uas (REAL, NOT NULL)</w:t>
      </w:r>
    </w:p>
    <w:p w:rsidR="00000000" w:rsidDel="00000000" w:rsidP="00000000" w:rsidRDefault="00000000" w:rsidRPr="00000000" w14:paraId="00000307">
      <w:pPr>
        <w:widowControl w:val="0"/>
        <w:numPr>
          <w:ilvl w:val="1"/>
          <w:numId w:val="11"/>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jumlah_tugas (INTEGER, NOT NULL)</w:t>
      </w:r>
    </w:p>
    <w:p w:rsidR="00000000" w:rsidDel="00000000" w:rsidP="00000000" w:rsidRDefault="00000000" w:rsidRPr="00000000" w14:paraId="00000308">
      <w:pPr>
        <w:widowControl w:val="0"/>
        <w:numPr>
          <w:ilvl w:val="1"/>
          <w:numId w:val="11"/>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pengguna_id (FK)</w:t>
      </w:r>
    </w:p>
    <w:p w:rsidR="00000000" w:rsidDel="00000000" w:rsidP="00000000" w:rsidRDefault="00000000" w:rsidRPr="00000000" w14:paraId="00000309">
      <w:pPr>
        <w:widowControl w:val="0"/>
        <w:numPr>
          <w:ilvl w:val="1"/>
          <w:numId w:val="11"/>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Relasi:</w:t>
      </w:r>
      <w:r w:rsidDel="00000000" w:rsidR="00000000" w:rsidRPr="00000000">
        <w:rPr>
          <w:rFonts w:ascii="Times New Roman" w:cs="Times New Roman" w:eastAsia="Times New Roman" w:hAnsi="Times New Roman"/>
          <w:color w:val="1f1f1f"/>
          <w:rtl w:val="0"/>
        </w:rPr>
        <w:t xml:space="preserve"> 1 mata_kuliah memiliki N mahasiswa (1..*)</w:t>
      </w:r>
    </w:p>
    <w:p w:rsidR="00000000" w:rsidDel="00000000" w:rsidP="00000000" w:rsidRDefault="00000000" w:rsidRPr="00000000" w14:paraId="0000030A">
      <w:pPr>
        <w:widowControl w:val="0"/>
        <w:numPr>
          <w:ilvl w:val="0"/>
          <w:numId w:val="9"/>
        </w:numP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Entitas mahasiswa</w:t>
      </w:r>
    </w:p>
    <w:p w:rsidR="00000000" w:rsidDel="00000000" w:rsidP="00000000" w:rsidRDefault="00000000" w:rsidRPr="00000000" w14:paraId="0000030B">
      <w:pPr>
        <w:widowControl w:val="0"/>
        <w:numPr>
          <w:ilvl w:val="1"/>
          <w:numId w:val="26"/>
        </w:numPr>
        <w:spacing w:after="0" w:after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id (PK, INTEGER)</w:t>
      </w:r>
    </w:p>
    <w:p w:rsidR="00000000" w:rsidDel="00000000" w:rsidP="00000000" w:rsidRDefault="00000000" w:rsidRPr="00000000" w14:paraId="0000030C">
      <w:pPr>
        <w:widowControl w:val="0"/>
        <w:numPr>
          <w:ilvl w:val="1"/>
          <w:numId w:val="26"/>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nim (TEXT, NOT NULL)</w:t>
      </w:r>
    </w:p>
    <w:p w:rsidR="00000000" w:rsidDel="00000000" w:rsidP="00000000" w:rsidRDefault="00000000" w:rsidRPr="00000000" w14:paraId="0000030D">
      <w:pPr>
        <w:widowControl w:val="0"/>
        <w:numPr>
          <w:ilvl w:val="1"/>
          <w:numId w:val="26"/>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nama (TEXT, NOT NULL)</w:t>
      </w:r>
    </w:p>
    <w:p w:rsidR="00000000" w:rsidDel="00000000" w:rsidP="00000000" w:rsidRDefault="00000000" w:rsidRPr="00000000" w14:paraId="0000030E">
      <w:pPr>
        <w:widowControl w:val="0"/>
        <w:numPr>
          <w:ilvl w:val="1"/>
          <w:numId w:val="26"/>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mata_kuliah_id (FK)</w:t>
      </w:r>
    </w:p>
    <w:p w:rsidR="00000000" w:rsidDel="00000000" w:rsidP="00000000" w:rsidRDefault="00000000" w:rsidRPr="00000000" w14:paraId="0000030F">
      <w:pPr>
        <w:widowControl w:val="0"/>
        <w:numPr>
          <w:ilvl w:val="1"/>
          <w:numId w:val="26"/>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Relasi:</w:t>
      </w:r>
      <w:r w:rsidDel="00000000" w:rsidR="00000000" w:rsidRPr="00000000">
        <w:rPr>
          <w:rFonts w:ascii="Times New Roman" w:cs="Times New Roman" w:eastAsia="Times New Roman" w:hAnsi="Times New Roman"/>
          <w:color w:val="1f1f1f"/>
          <w:rtl w:val="0"/>
        </w:rPr>
        <w:t xml:space="preserve"> 1 mahasiswa memiliki 1 nilai (1..1)</w:t>
      </w:r>
    </w:p>
    <w:p w:rsidR="00000000" w:rsidDel="00000000" w:rsidP="00000000" w:rsidRDefault="00000000" w:rsidRPr="00000000" w14:paraId="00000310">
      <w:pPr>
        <w:widowControl w:val="0"/>
        <w:numPr>
          <w:ilvl w:val="0"/>
          <w:numId w:val="9"/>
        </w:numP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Entitas nilai</w:t>
      </w:r>
    </w:p>
    <w:p w:rsidR="00000000" w:rsidDel="00000000" w:rsidP="00000000" w:rsidRDefault="00000000" w:rsidRPr="00000000" w14:paraId="00000311">
      <w:pPr>
        <w:widowControl w:val="0"/>
        <w:numPr>
          <w:ilvl w:val="1"/>
          <w:numId w:val="1"/>
        </w:numPr>
        <w:spacing w:after="0" w:after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id (PK, INTEGER)</w:t>
      </w:r>
    </w:p>
    <w:p w:rsidR="00000000" w:rsidDel="00000000" w:rsidP="00000000" w:rsidRDefault="00000000" w:rsidRPr="00000000" w14:paraId="00000312">
      <w:pPr>
        <w:widowControl w:val="0"/>
        <w:numPr>
          <w:ilvl w:val="1"/>
          <w:numId w:val="1"/>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nilai_tugas_json (TEXT - Array JSON)</w:t>
      </w:r>
    </w:p>
    <w:p w:rsidR="00000000" w:rsidDel="00000000" w:rsidP="00000000" w:rsidRDefault="00000000" w:rsidRPr="00000000" w14:paraId="00000313">
      <w:pPr>
        <w:widowControl w:val="0"/>
        <w:numPr>
          <w:ilvl w:val="1"/>
          <w:numId w:val="1"/>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nilai_uts, nilai_uas (REAL)</w:t>
      </w:r>
    </w:p>
    <w:p w:rsidR="00000000" w:rsidDel="00000000" w:rsidP="00000000" w:rsidRDefault="00000000" w:rsidRPr="00000000" w14:paraId="00000314">
      <w:pPr>
        <w:widowControl w:val="0"/>
        <w:numPr>
          <w:ilvl w:val="1"/>
          <w:numId w:val="1"/>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rata_rata_tugas, nilai_akhir (REAL)</w:t>
      </w:r>
    </w:p>
    <w:p w:rsidR="00000000" w:rsidDel="00000000" w:rsidP="00000000" w:rsidRDefault="00000000" w:rsidRPr="00000000" w14:paraId="00000315">
      <w:pPr>
        <w:widowControl w:val="0"/>
        <w:numPr>
          <w:ilvl w:val="1"/>
          <w:numId w:val="1"/>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nilai_huruf (TEXT)</w:t>
      </w:r>
    </w:p>
    <w:p w:rsidR="00000000" w:rsidDel="00000000" w:rsidP="00000000" w:rsidRDefault="00000000" w:rsidRPr="00000000" w14:paraId="00000316">
      <w:pPr>
        <w:widowControl w:val="0"/>
        <w:numPr>
          <w:ilvl w:val="1"/>
          <w:numId w:val="1"/>
        </w:numPr>
        <w:spacing w:after="12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mahasiswa_id (FK UNIQUE)</w:t>
      </w:r>
    </w:p>
    <w:p w:rsidR="00000000" w:rsidDel="00000000" w:rsidP="00000000" w:rsidRDefault="00000000" w:rsidRPr="00000000" w14:paraId="00000317">
      <w:pPr>
        <w:pStyle w:val="Heading3"/>
        <w:widowControl w:val="0"/>
        <w:spacing w:after="120" w:before="120" w:line="275.9999942779541" w:lineRule="auto"/>
        <w:rPr/>
      </w:pPr>
      <w:bookmarkStart w:colFirst="0" w:colLast="0" w:name="_wy2h2q9fgqai" w:id="62"/>
      <w:bookmarkEnd w:id="62"/>
      <w:r w:rsidDel="00000000" w:rsidR="00000000" w:rsidRPr="00000000">
        <w:rPr>
          <w:rtl w:val="0"/>
        </w:rPr>
        <w:t xml:space="preserve">DIAGRAM 2: DATA FLOW (Aliran Data)</w:t>
      </w:r>
    </w:p>
    <w:p w:rsidR="00000000" w:rsidDel="00000000" w:rsidP="00000000" w:rsidRDefault="00000000" w:rsidRPr="00000000" w14:paraId="00000318">
      <w:pPr>
        <w:rPr>
          <w:rFonts w:ascii="Times New Roman" w:cs="Times New Roman" w:eastAsia="Times New Roman" w:hAnsi="Times New Roman"/>
        </w:rPr>
      </w:pPr>
      <w:del w:author="Nailul Muhammad Ghufron Majid" w:id="0" w:date="2026-04-17T00:35:47Z">
        <w:commentRangeStart w:id="0"/>
        <w:r w:rsidDel="00000000" w:rsidR="00000000" w:rsidRPr="00000000">
          <w:rPr>
            <w:rFonts w:ascii="Times New Roman" w:cs="Times New Roman" w:eastAsia="Times New Roman" w:hAnsi="Times New Roman"/>
          </w:rPr>
          <w:drawing>
            <wp:inline distB="114300" distT="114300" distL="114300" distR="114300">
              <wp:extent cx="2433119" cy="2989914"/>
              <wp:effectExtent b="0" l="0" r="0" t="0"/>
              <wp:docPr id="7"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2433119" cy="2989914"/>
                      </a:xfrm>
                      <a:prstGeom prst="rect"/>
                      <a:ln/>
                    </pic:spPr>
                  </pic:pic>
                </a:graphicData>
              </a:graphic>
            </wp:inline>
          </w:drawing>
        </w:r>
      </w:del>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19">
      <w:pPr>
        <w:widowControl w:val="0"/>
        <w:numPr>
          <w:ilvl w:val="0"/>
          <w:numId w:val="8"/>
        </w:numPr>
        <w:spacing w:after="0" w:afterAutospacing="0" w:line="275.9999942779541" w:lineRule="auto"/>
        <w:ind w:left="465" w:hanging="360"/>
        <w:rPr>
          <w:rFonts w:ascii="Arial" w:cs="Arial" w:eastAsia="Arial" w:hAnsi="Arial"/>
        </w:rPr>
      </w:pPr>
      <w:r w:rsidDel="00000000" w:rsidR="00000000" w:rsidRPr="00000000">
        <w:rPr>
          <w:rFonts w:ascii="Times New Roman" w:cs="Times New Roman" w:eastAsia="Times New Roman" w:hAnsi="Times New Roman"/>
          <w:b w:val="1"/>
          <w:bCs w:val="1"/>
          <w:color w:val="1f1f1f"/>
          <w:rtl w:val="0"/>
        </w:rPr>
        <w:t xml:space="preserve">[KOTAK INPUT] Dari Dosen:</w:t>
      </w:r>
      <w:r w:rsidDel="00000000" w:rsidR="00000000" w:rsidRPr="00000000">
        <w:rPr>
          <w:rFonts w:ascii="Times New Roman" w:cs="Times New Roman" w:eastAsia="Times New Roman" w:hAnsi="Times New Roman"/>
          <w:color w:val="1f1f1f"/>
          <w:rtl w:val="0"/>
        </w:rPr>
        <w:t xml:space="preserve"> * Form Konfigurasi MK (Kode, Nama, Bobot)</w:t>
      </w:r>
    </w:p>
    <w:p w:rsidR="00000000" w:rsidDel="00000000" w:rsidP="00000000" w:rsidRDefault="00000000" w:rsidRPr="00000000" w14:paraId="0000031A">
      <w:pPr>
        <w:widowControl w:val="0"/>
        <w:numPr>
          <w:ilvl w:val="1"/>
          <w:numId w:val="30"/>
        </w:numPr>
        <w:spacing w:after="0" w:after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Input Mahasiswa (NIM, Nama)</w:t>
      </w:r>
    </w:p>
    <w:p w:rsidR="00000000" w:rsidDel="00000000" w:rsidP="00000000" w:rsidRDefault="00000000" w:rsidRPr="00000000" w14:paraId="0000031B">
      <w:pPr>
        <w:widowControl w:val="0"/>
        <w:numPr>
          <w:ilvl w:val="1"/>
          <w:numId w:val="30"/>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Input Nilai (Tugas 1-N, UTS, UAS)</w:t>
      </w:r>
    </w:p>
    <w:p w:rsidR="00000000" w:rsidDel="00000000" w:rsidP="00000000" w:rsidRDefault="00000000" w:rsidRPr="00000000" w14:paraId="0000031C">
      <w:pPr>
        <w:widowControl w:val="0"/>
        <w:numPr>
          <w:ilvl w:val="0"/>
          <w:numId w:val="8"/>
        </w:numP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[KOTAK PROSES] Kalkulasi Sistem:</w:t>
      </w:r>
    </w:p>
    <w:p w:rsidR="00000000" w:rsidDel="00000000" w:rsidP="00000000" w:rsidRDefault="00000000" w:rsidRPr="00000000" w14:paraId="0000031D">
      <w:pPr>
        <w:widowControl w:val="0"/>
        <w:numPr>
          <w:ilvl w:val="1"/>
          <w:numId w:val="32"/>
        </w:numPr>
        <w:spacing w:after="0" w:after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Parse JSON Tugas -&gt; Rata-rata: sum(tugas)/n</w:t>
      </w:r>
    </w:p>
    <w:p w:rsidR="00000000" w:rsidDel="00000000" w:rsidP="00000000" w:rsidRDefault="00000000" w:rsidRPr="00000000" w14:paraId="0000031E">
      <w:pPr>
        <w:widowControl w:val="0"/>
        <w:numPr>
          <w:ilvl w:val="1"/>
          <w:numId w:val="32"/>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Nilai Akhir: (bobot_tugas × rata) + (bobot_uts × uts) + (bobot_uas × uas)</w:t>
      </w:r>
    </w:p>
    <w:p w:rsidR="00000000" w:rsidDel="00000000" w:rsidP="00000000" w:rsidRDefault="00000000" w:rsidRPr="00000000" w14:paraId="0000031F">
      <w:pPr>
        <w:widowControl w:val="0"/>
        <w:numPr>
          <w:ilvl w:val="1"/>
          <w:numId w:val="32"/>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Constraint: Jika &gt; 100 paksa jadi 100</w:t>
      </w:r>
    </w:p>
    <w:p w:rsidR="00000000" w:rsidDel="00000000" w:rsidP="00000000" w:rsidRDefault="00000000" w:rsidRPr="00000000" w14:paraId="00000320">
      <w:pPr>
        <w:widowControl w:val="0"/>
        <w:numPr>
          <w:ilvl w:val="1"/>
          <w:numId w:val="32"/>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Konversi: 85-100=A, 80-84=B+, dst.</w:t>
      </w:r>
    </w:p>
    <w:p w:rsidR="00000000" w:rsidDel="00000000" w:rsidP="00000000" w:rsidRDefault="00000000" w:rsidRPr="00000000" w14:paraId="00000321">
      <w:pPr>
        <w:widowControl w:val="0"/>
        <w:numPr>
          <w:ilvl w:val="0"/>
          <w:numId w:val="8"/>
        </w:numP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[KOTAK OUTPUT] File Excel:</w:t>
      </w:r>
    </w:p>
    <w:p w:rsidR="00000000" w:rsidDel="00000000" w:rsidP="00000000" w:rsidRDefault="00000000" w:rsidRPr="00000000" w14:paraId="00000322">
      <w:pPr>
        <w:widowControl w:val="0"/>
        <w:numPr>
          <w:ilvl w:val="1"/>
          <w:numId w:val="14"/>
        </w:numPr>
        <w:spacing w:after="0" w:after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JOIN tabel mk + mahasiswa + nilai</w:t>
      </w:r>
    </w:p>
    <w:p w:rsidR="00000000" w:rsidDel="00000000" w:rsidP="00000000" w:rsidRDefault="00000000" w:rsidRPr="00000000" w14:paraId="00000323">
      <w:pPr>
        <w:widowControl w:val="0"/>
        <w:numPr>
          <w:ilvl w:val="1"/>
          <w:numId w:val="14"/>
        </w:numP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Worksheet nama = kode_mk</w:t>
      </w:r>
    </w:p>
    <w:p w:rsidR="00000000" w:rsidDel="00000000" w:rsidP="00000000" w:rsidRDefault="00000000" w:rsidRPr="00000000" w14:paraId="00000324">
      <w:pPr>
        <w:widowControl w:val="0"/>
        <w:numPr>
          <w:ilvl w:val="1"/>
          <w:numId w:val="14"/>
        </w:numPr>
        <w:spacing w:after="12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Header response: Content-Disposition: attachment’</w:t>
      </w:r>
    </w:p>
    <w:p w:rsidR="00000000" w:rsidDel="00000000" w:rsidP="00000000" w:rsidRDefault="00000000" w:rsidRPr="00000000" w14:paraId="00000325">
      <w:pPr>
        <w:pStyle w:val="Heading2"/>
        <w:spacing w:after="120" w:before="240" w:line="271" w:lineRule="auto"/>
        <w:rPr/>
      </w:pPr>
      <w:bookmarkStart w:colFirst="0" w:colLast="0" w:name="_nj9z28k6sx9g" w:id="63"/>
      <w:bookmarkEnd w:id="63"/>
      <w:r w:rsidDel="00000000" w:rsidR="00000000" w:rsidRPr="00000000">
        <w:rPr>
          <w:rtl w:val="0"/>
        </w:rPr>
        <w:t xml:space="preserve">B.4 DIAGRAM</w:t>
      </w:r>
    </w:p>
    <w:p w:rsidR="00000000" w:rsidDel="00000000" w:rsidP="00000000" w:rsidRDefault="00000000" w:rsidRPr="00000000" w14:paraId="00000326">
      <w:pPr>
        <w:pStyle w:val="Heading3"/>
        <w:spacing w:after="120" w:before="240" w:line="271" w:lineRule="auto"/>
        <w:rPr/>
      </w:pPr>
      <w:bookmarkStart w:colFirst="0" w:colLast="0" w:name="_mqef8wwi2il7" w:id="64"/>
      <w:bookmarkEnd w:id="64"/>
      <w:r w:rsidDel="00000000" w:rsidR="00000000" w:rsidRPr="00000000">
        <w:rPr>
          <w:rtl w:val="0"/>
        </w:rPr>
        <w:t xml:space="preserve">ACTIVITY DIAGRAM</w:t>
      </w:r>
    </w:p>
    <w:p w:rsidR="00000000" w:rsidDel="00000000" w:rsidP="00000000" w:rsidRDefault="00000000" w:rsidRPr="00000000" w14:paraId="00000327">
      <w:pPr>
        <w:spacing w:after="21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1487695" cy="3098759"/>
            <wp:effectExtent b="0" l="0" r="0" t="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487695" cy="3098759"/>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Heading3"/>
        <w:spacing w:after="210" w:lineRule="auto"/>
        <w:rPr/>
      </w:pPr>
      <w:bookmarkStart w:colFirst="0" w:colLast="0" w:name="_s422vaxdacn0" w:id="65"/>
      <w:bookmarkEnd w:id="65"/>
      <w:r w:rsidDel="00000000" w:rsidR="00000000" w:rsidRPr="00000000">
        <w:rPr>
          <w:rtl w:val="0"/>
        </w:rPr>
        <w:t xml:space="preserve">SEQUENCE DIAGRAM</w:t>
      </w:r>
    </w:p>
    <w:p w:rsidR="00000000" w:rsidDel="00000000" w:rsidP="00000000" w:rsidRDefault="00000000" w:rsidRPr="00000000" w14:paraId="00000329">
      <w:pPr>
        <w:spacing w:after="21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1976438" cy="2010632"/>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76438" cy="2010632"/>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Style w:val="Heading3"/>
        <w:spacing w:after="210" w:lineRule="auto"/>
        <w:rPr/>
      </w:pPr>
      <w:bookmarkStart w:colFirst="0" w:colLast="0" w:name="_kk1vras8q5ya" w:id="66"/>
      <w:bookmarkEnd w:id="66"/>
      <w:r w:rsidDel="00000000" w:rsidR="00000000" w:rsidRPr="00000000">
        <w:rPr>
          <w:rtl w:val="0"/>
        </w:rPr>
        <w:t xml:space="preserve"> CLASS DIAGRAM</w:t>
      </w:r>
    </w:p>
    <w:p w:rsidR="00000000" w:rsidDel="00000000" w:rsidP="00000000" w:rsidRDefault="00000000" w:rsidRPr="00000000" w14:paraId="0000032B">
      <w:pPr>
        <w:spacing w:after="21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2976045" cy="3338513"/>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76045" cy="3338513"/>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2D">
      <w:pPr>
        <w:pStyle w:val="Heading1"/>
        <w:spacing w:after="120" w:before="240" w:line="288" w:lineRule="auto"/>
        <w:rPr/>
      </w:pPr>
      <w:bookmarkStart w:colFirst="0" w:colLast="0" w:name="_np8pwdgebm09" w:id="67"/>
      <w:bookmarkEnd w:id="67"/>
      <w:r w:rsidDel="00000000" w:rsidR="00000000" w:rsidRPr="00000000">
        <w:rPr>
          <w:rtl w:val="0"/>
        </w:rPr>
        <w:t xml:space="preserve">Appendix C: To Be Determined List</w:t>
      </w:r>
    </w:p>
    <w:tbl>
      <w:tblPr>
        <w:tblStyle w:val="Table20"/>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Item TBD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Bagian Terkait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Penyelesaian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diperlukan fitur import data mahasiswa dari file CSV/Excel?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diperlukan fitur cetak (</w:t>
            </w:r>
            <w:r w:rsidDel="00000000" w:rsidR="00000000" w:rsidRPr="00000000">
              <w:rPr>
                <w:rFonts w:ascii="Times New Roman" w:cs="Times New Roman" w:eastAsia="Times New Roman" w:hAnsi="Times New Roman"/>
                <w:i w:val="1"/>
                <w:iCs w:val="1"/>
                <w:rtl w:val="0"/>
              </w:rPr>
              <w:t xml:space="preserve">print</w:t>
            </w:r>
            <w:r w:rsidDel="00000000" w:rsidR="00000000" w:rsidRPr="00000000">
              <w:rPr>
                <w:rFonts w:ascii="Times New Roman" w:cs="Times New Roman" w:eastAsia="Times New Roman" w:hAnsi="Times New Roman"/>
                <w:rtl w:val="0"/>
              </w:rPr>
              <w:t xml:space="preserve">) laporan selain ekspor Excel?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tabel konversi nilai huruf perlu dapat dikonfigurasi oleh admin?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Dukungan multi-bahasa (internasionalisasi)</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Rilis 2.0</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dengan Sistem Informasi Akademik (SIAKAD) kampus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Rilis 2.0</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Mekanisme auto-backup database secara terjadwal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tc>
      </w:tr>
    </w:tbl>
    <w:p w:rsidR="00000000" w:rsidDel="00000000" w:rsidP="00000000" w:rsidRDefault="00000000" w:rsidRPr="00000000" w14:paraId="0000034A">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4B">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4C">
      <w:pPr>
        <w:pStyle w:val="Heading1"/>
        <w:spacing w:after="120" w:before="240" w:line="288" w:lineRule="auto"/>
        <w:rPr/>
      </w:pPr>
      <w:bookmarkStart w:colFirst="0" w:colLast="0" w:name="_yjpa6lqt7lzx" w:id="68"/>
      <w:bookmarkEnd w:id="68"/>
      <w:r w:rsidDel="00000000" w:rsidR="00000000" w:rsidRPr="00000000">
        <w:rPr>
          <w:rtl w:val="0"/>
        </w:rPr>
        <w:t xml:space="preserve">Appendix D: Checklist Validasi Kebutuhan</w:t>
      </w:r>
    </w:p>
    <w:p w:rsidR="00000000" w:rsidDel="00000000" w:rsidP="00000000" w:rsidRDefault="00000000" w:rsidRPr="00000000" w14:paraId="0000034D">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 ini disusun berdasarkan prinsip </w:t>
      </w:r>
      <w:r w:rsidDel="00000000" w:rsidR="00000000" w:rsidRPr="00000000">
        <w:rPr>
          <w:rFonts w:ascii="Times New Roman" w:cs="Times New Roman" w:eastAsia="Times New Roman" w:hAnsi="Times New Roman"/>
          <w:b w:val="1"/>
          <w:bCs w:val="1"/>
          <w:rtl w:val="0"/>
        </w:rPr>
        <w:t xml:space="preserve">Validation</w:t>
      </w:r>
      <w:r w:rsidDel="00000000" w:rsidR="00000000" w:rsidRPr="00000000">
        <w:rPr>
          <w:rFonts w:ascii="Times New Roman" w:cs="Times New Roman" w:eastAsia="Times New Roman" w:hAnsi="Times New Roman"/>
          <w:rtl w:val="0"/>
        </w:rPr>
        <w:t xml:space="preserve"> dalam </w:t>
      </w:r>
      <w:r w:rsidDel="00000000" w:rsidR="00000000" w:rsidRPr="00000000">
        <w:rPr>
          <w:rFonts w:ascii="Times New Roman" w:cs="Times New Roman" w:eastAsia="Times New Roman" w:hAnsi="Times New Roman"/>
          <w:i w:val="1"/>
          <w:iCs w:val="1"/>
          <w:rtl w:val="0"/>
        </w:rPr>
        <w:t xml:space="preserve">Requirement Engineering</w:t>
      </w:r>
      <w:r w:rsidDel="00000000" w:rsidR="00000000" w:rsidRPr="00000000">
        <w:rPr>
          <w:rFonts w:ascii="Times New Roman" w:cs="Times New Roman" w:eastAsia="Times New Roman" w:hAnsi="Times New Roman"/>
          <w:rtl w:val="0"/>
        </w:rPr>
        <w:t xml:space="preserve"> yang menekankan bahwa kebutuhan harus tidak membingungkan, konsisten, bebas dari kesalahan, dan sesuai standar. Metode validasi yang digunakan mencakup: </w:t>
      </w:r>
      <w:r w:rsidDel="00000000" w:rsidR="00000000" w:rsidRPr="00000000">
        <w:rPr>
          <w:rFonts w:ascii="Times New Roman" w:cs="Times New Roman" w:eastAsia="Times New Roman" w:hAnsi="Times New Roman"/>
          <w:i w:val="1"/>
          <w:iCs w:val="1"/>
          <w:rtl w:val="0"/>
        </w:rPr>
        <w:t xml:space="preserve">requirements reviews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prototyping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test case generation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checklists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E">
      <w:pPr>
        <w:pStyle w:val="Heading2"/>
        <w:spacing w:after="120" w:before="240" w:line="271" w:lineRule="auto"/>
        <w:rPr/>
      </w:pPr>
      <w:bookmarkStart w:colFirst="0" w:colLast="0" w:name="_elkso77qgy72" w:id="69"/>
      <w:bookmarkEnd w:id="69"/>
      <w:r w:rsidDel="00000000" w:rsidR="00000000" w:rsidRPr="00000000">
        <w:rPr>
          <w:rtl w:val="0"/>
        </w:rPr>
        <w:t xml:space="preserve">D.1 Checklist Kelengkapan (</w:t>
      </w:r>
      <w:r w:rsidDel="00000000" w:rsidR="00000000" w:rsidRPr="00000000">
        <w:rPr>
          <w:i w:val="1"/>
          <w:iCs w:val="1"/>
          <w:rtl w:val="0"/>
        </w:rPr>
        <w:t xml:space="preserve">Completeness</w:t>
      </w:r>
      <w:r w:rsidDel="00000000" w:rsidR="00000000" w:rsidRPr="00000000">
        <w:rPr>
          <w:rtl w:val="0"/>
        </w:rPr>
        <w:t xml:space="preserve">)</w:t>
      </w:r>
    </w:p>
    <w:tbl>
      <w:tblPr>
        <w:tblStyle w:val="Table21"/>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Item Pengecekan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Catatan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fitur utama (F1–F5) telah dispesifikasi di Bab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Lengkap</w:t>
            </w:r>
          </w:p>
        </w:tc>
        <w:tc>
          <w:tcPr>
            <w:tcBorders>
              <w:top w:color="000000" w:space="0" w:sz="4" w:val="single"/>
              <w:bottom w:color="000000" w:space="0" w:sz="4" w:val="single"/>
            </w:tcBorders>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sub-bab template SRS (1.1–6) telah diisi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Lengkap</w:t>
            </w:r>
          </w:p>
        </w:tc>
        <w:tc>
          <w:tcPr>
            <w:tcBorders>
              <w:top w:color="000000" w:space="0" w:sz="4" w:val="single"/>
              <w:bottom w:color="000000" w:space="0" w:sz="4" w:val="single"/>
            </w:tcBorders>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perhitungan nilai akhir telah didefinisikan secara eksplisit[1]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Lengkap</w:t>
            </w:r>
          </w:p>
        </w:tc>
        <w:tc>
          <w:tcPr>
            <w:tcBorders>
              <w:top w:color="000000" w:space="0" w:sz="4" w:val="single"/>
              <w:bottom w:color="000000" w:space="0" w:sz="4" w:val="single"/>
            </w:tcBorders>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REQ-4.2</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konversi nilai huruf telah didefinisikan secara lengkap (A sampai 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Lengkap</w:t>
            </w:r>
          </w:p>
        </w:tc>
        <w:tc>
          <w:tcPr>
            <w:tcBorders>
              <w:top w:color="000000" w:space="0" w:sz="4" w:val="single"/>
              <w:bottom w:color="000000" w:space="0" w:sz="4" w:val="single"/>
            </w:tcBorders>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REQ-4.4</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kolom ekspor Excel telah dijabarkan dengan urutan yang benar[1]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Lengkap</w:t>
            </w:r>
          </w:p>
        </w:tc>
        <w:tc>
          <w:tcPr>
            <w:tcBorders>
              <w:top w:color="000000" w:space="0" w:sz="4" w:val="single"/>
              <w:bottom w:color="000000" w:space="0" w:sz="4" w:val="single"/>
            </w:tcBorders>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REQ-5.1</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asumsi dan dependensi telah didokumentasikan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Lengkap</w:t>
            </w:r>
          </w:p>
        </w:tc>
        <w:tc>
          <w:tcPr>
            <w:tcBorders>
              <w:top w:color="000000" w:space="0" w:sz="4" w:val="single"/>
              <w:bottom w:color="000000" w:space="0" w:sz="4" w:val="single"/>
            </w:tcBorders>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2.7</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V-7</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TBD telah dicatat untuk ditindaklanjuti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Lengkap</w:t>
            </w:r>
          </w:p>
        </w:tc>
        <w:tc>
          <w:tcPr>
            <w:tcBorders>
              <w:top w:color="000000" w:space="0" w:sz="4" w:val="single"/>
              <w:bottom w:color="000000" w:space="0" w:sz="4" w:val="single"/>
            </w:tcBorders>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C</w:t>
            </w:r>
          </w:p>
        </w:tc>
      </w:tr>
    </w:tbl>
    <w:p w:rsidR="00000000" w:rsidDel="00000000" w:rsidP="00000000" w:rsidRDefault="00000000" w:rsidRPr="00000000" w14:paraId="0000036F">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70">
      <w:pPr>
        <w:pStyle w:val="Heading2"/>
        <w:spacing w:after="120" w:before="240" w:line="271" w:lineRule="auto"/>
        <w:rPr/>
      </w:pPr>
      <w:bookmarkStart w:colFirst="0" w:colLast="0" w:name="_h858utex399m" w:id="70"/>
      <w:bookmarkEnd w:id="70"/>
      <w:r w:rsidDel="00000000" w:rsidR="00000000" w:rsidRPr="00000000">
        <w:rPr>
          <w:rtl w:val="0"/>
        </w:rPr>
        <w:t xml:space="preserve">D.2 Checklist Konsistensi (</w:t>
      </w:r>
      <w:r w:rsidDel="00000000" w:rsidR="00000000" w:rsidRPr="00000000">
        <w:rPr>
          <w:i w:val="1"/>
          <w:iCs w:val="1"/>
          <w:rtl w:val="0"/>
        </w:rPr>
        <w:t xml:space="preserve">Consistency</w:t>
      </w:r>
      <w:r w:rsidDel="00000000" w:rsidR="00000000" w:rsidRPr="00000000">
        <w:rPr>
          <w:rtl w:val="0"/>
        </w:rPr>
        <w:t xml:space="preserve">)</w:t>
      </w:r>
    </w:p>
    <w:tbl>
      <w:tblPr>
        <w:tblStyle w:val="Table22"/>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Item Pengecekan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Catatan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dua kebutuhan yang saling bertentangan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Konsisten</w:t>
            </w:r>
          </w:p>
        </w:tc>
        <w:tc>
          <w:tcPr>
            <w:tcBorders>
              <w:top w:color="000000" w:space="0" w:sz="4" w:val="single"/>
              <w:bottom w:color="000000" w:space="0" w:sz="4" w:val="single"/>
            </w:tcBorders>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Istilah digunakan secara konsisten di seluruh dokumen (misal: "Nilai Akhir" bukan berganti "Skor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Konsisten</w:t>
            </w:r>
          </w:p>
        </w:tc>
        <w:tc>
          <w:tcPr>
            <w:tcBorders>
              <w:top w:color="000000" w:space="0" w:sz="4" w:val="single"/>
              <w:bottom w:color="000000" w:space="0" w:sz="4" w:val="single"/>
            </w:tcBorders>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Glossary</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database (Bab 6) konsisten dengan kebutuhan fungsional (Bab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Konsisten</w:t>
            </w:r>
          </w:p>
        </w:tc>
        <w:tc>
          <w:tcPr>
            <w:tcBorders>
              <w:top w:color="000000" w:space="0" w:sz="4" w:val="single"/>
              <w:bottom w:color="000000" w:space="0" w:sz="4" w:val="single"/>
            </w:tcBorders>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Kolom ekspor Excel (REQ-5.1) konsisten dengan output perhitungan (REQ-4.2, REQ-4.7)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Konsisten</w:t>
            </w:r>
          </w:p>
        </w:tc>
        <w:tc>
          <w:tcPr>
            <w:tcBorders>
              <w:top w:color="000000" w:space="0" w:sz="4" w:val="single"/>
              <w:bottom w:color="000000" w:space="0" w:sz="4" w:val="single"/>
            </w:tcBorders>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85">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86">
      <w:pPr>
        <w:pStyle w:val="Heading2"/>
        <w:spacing w:after="120" w:before="240" w:line="271" w:lineRule="auto"/>
        <w:rPr/>
      </w:pPr>
      <w:bookmarkStart w:colFirst="0" w:colLast="0" w:name="_t10x6sfc85h9" w:id="71"/>
      <w:bookmarkEnd w:id="71"/>
      <w:r w:rsidDel="00000000" w:rsidR="00000000" w:rsidRPr="00000000">
        <w:rPr>
          <w:rtl w:val="0"/>
        </w:rPr>
        <w:t xml:space="preserve">D.3 Checklist Kelayakan (</w:t>
      </w:r>
      <w:r w:rsidDel="00000000" w:rsidR="00000000" w:rsidRPr="00000000">
        <w:rPr>
          <w:i w:val="1"/>
          <w:iCs w:val="1"/>
          <w:rtl w:val="0"/>
        </w:rPr>
        <w:t xml:space="preserve">Feasibility</w:t>
      </w:r>
      <w:r w:rsidDel="00000000" w:rsidR="00000000" w:rsidRPr="00000000">
        <w:rPr>
          <w:rtl w:val="0"/>
        </w:rPr>
        <w:t xml:space="preserve">)</w:t>
      </w:r>
    </w:p>
    <w:tbl>
      <w:tblPr>
        <w:tblStyle w:val="Table23"/>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Item Pengecekan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Catatan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dapat direalisasikan dengan teknologi yang dipilih (React + Node.js + SQLite + ExcelJS)[7][8][5]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Layak</w:t>
            </w:r>
          </w:p>
        </w:tc>
        <w:tc>
          <w:tcPr>
            <w:tcBorders>
              <w:top w:color="000000" w:space="0" w:sz="4" w:val="single"/>
              <w:bottom w:color="000000" w:space="0" w:sz="4" w:val="single"/>
            </w:tcBorders>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 yang ditargetkan realistis untuk skala penggunaan yang direncanakan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Layak</w:t>
            </w:r>
          </w:p>
        </w:tc>
        <w:tc>
          <w:tcPr>
            <w:tcBorders>
              <w:top w:color="000000" w:space="0" w:sz="4" w:val="single"/>
              <w:bottom w:color="000000" w:space="0" w:sz="4" w:val="single"/>
            </w:tcBorders>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Batasan SQLite (single-writer) dapat diterima untuk skala departemen[10]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Layak</w:t>
            </w:r>
          </w:p>
        </w:tc>
        <w:tc>
          <w:tcPr>
            <w:tcBorders>
              <w:top w:color="000000" w:space="0" w:sz="4" w:val="single"/>
              <w:bottom w:color="000000" w:space="0" w:sz="4" w:val="single"/>
            </w:tcBorders>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97">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98">
      <w:pPr>
        <w:pStyle w:val="Heading2"/>
        <w:spacing w:after="120" w:before="240" w:line="271" w:lineRule="auto"/>
        <w:rPr/>
      </w:pPr>
      <w:bookmarkStart w:colFirst="0" w:colLast="0" w:name="_hl8qi31vwy37" w:id="72"/>
      <w:bookmarkEnd w:id="72"/>
      <w:r w:rsidDel="00000000" w:rsidR="00000000" w:rsidRPr="00000000">
        <w:rPr>
          <w:rtl w:val="0"/>
        </w:rPr>
        <w:t xml:space="preserve">D.4 Checklist Kejelasan dan Ketidakambiguan (</w:t>
      </w:r>
      <w:r w:rsidDel="00000000" w:rsidR="00000000" w:rsidRPr="00000000">
        <w:rPr>
          <w:i w:val="1"/>
          <w:iCs w:val="1"/>
          <w:rtl w:val="0"/>
        </w:rPr>
        <w:t xml:space="preserve">Unambiguity</w:t>
      </w:r>
      <w:r w:rsidDel="00000000" w:rsidR="00000000" w:rsidRPr="00000000">
        <w:rPr>
          <w:rtl w:val="0"/>
        </w:rPr>
        <w:t xml:space="preserve">)</w:t>
      </w:r>
    </w:p>
    <w:tbl>
      <w:tblPr>
        <w:tblStyle w:val="Table24"/>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Item Pengecekan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Catatan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kebutuhan fungsional menggunakan kata kerja "harus" (</w:t>
            </w:r>
            <w:r w:rsidDel="00000000" w:rsidR="00000000" w:rsidRPr="00000000">
              <w:rPr>
                <w:rFonts w:ascii="Times New Roman" w:cs="Times New Roman" w:eastAsia="Times New Roman" w:hAnsi="Times New Roman"/>
                <w:i w:val="1"/>
                <w:iCs w:val="1"/>
                <w:rtl w:val="0"/>
              </w:rPr>
              <w:t xml:space="preserve">shall</w:t>
            </w:r>
            <w:r w:rsidDel="00000000" w:rsidR="00000000" w:rsidRPr="00000000">
              <w:rPr>
                <w:rFonts w:ascii="Times New Roman" w:cs="Times New Roman" w:eastAsia="Times New Roman" w:hAnsi="Times New Roman"/>
                <w:rtl w:val="0"/>
              </w:rPr>
              <w:t xml:space="preserve">) untuk kebutuhan wajib[19]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Jelas</w:t>
            </w:r>
          </w:p>
        </w:tc>
        <w:tc>
          <w:tcPr>
            <w:tcBorders>
              <w:top w:color="000000" w:space="0" w:sz="4" w:val="single"/>
              <w:bottom w:color="000000" w:space="0" w:sz="4" w:val="single"/>
            </w:tcBorders>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Rentang nilai pada tabel konversi huruf tidak tumpang tindih (</w:t>
            </w:r>
            <w:r w:rsidDel="00000000" w:rsidR="00000000" w:rsidRPr="00000000">
              <w:rPr>
                <w:rFonts w:ascii="Times New Roman" w:cs="Times New Roman" w:eastAsia="Times New Roman" w:hAnsi="Times New Roman"/>
                <w:i w:val="1"/>
                <w:iCs w:val="1"/>
                <w:rtl w:val="0"/>
              </w:rPr>
              <w:t xml:space="preserve">non-overlapping</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Jelas</w:t>
            </w:r>
          </w:p>
        </w:tc>
        <w:tc>
          <w:tcPr>
            <w:tcBorders>
              <w:top w:color="000000" w:space="0" w:sz="4" w:val="single"/>
              <w:bottom w:color="000000" w:space="0" w:sz="4" w:val="single"/>
            </w:tcBorders>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REQ-4.4</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V-17</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penamaan file Excel telah dispesifikasi secara eksplisit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Jelas</w:t>
            </w:r>
          </w:p>
        </w:tc>
        <w:tc>
          <w:tcPr>
            <w:tcBorders>
              <w:top w:color="000000" w:space="0" w:sz="4" w:val="single"/>
              <w:bottom w:color="000000" w:space="0" w:sz="4" w:val="single"/>
            </w:tcBorders>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REQ-5.5</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perhitungan ditulis dalam notasi matematis yang tidak ambigu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Jelas</w:t>
            </w:r>
          </w:p>
        </w:tc>
        <w:tc>
          <w:tcPr>
            <w:tcBorders>
              <w:top w:color="000000" w:space="0" w:sz="4" w:val="single"/>
              <w:bottom w:color="000000" w:space="0" w:sz="4" w:val="single"/>
            </w:tcBorders>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REQ-4.1, REQ-4.2</w:t>
            </w:r>
          </w:p>
        </w:tc>
      </w:tr>
    </w:tbl>
    <w:p w:rsidR="00000000" w:rsidDel="00000000" w:rsidP="00000000" w:rsidRDefault="00000000" w:rsidRPr="00000000" w14:paraId="000003AD">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AE">
      <w:pPr>
        <w:pStyle w:val="Heading2"/>
        <w:spacing w:after="120" w:before="240" w:line="271" w:lineRule="auto"/>
        <w:rPr/>
      </w:pPr>
      <w:bookmarkStart w:colFirst="0" w:colLast="0" w:name="_78f48yrtruyk" w:id="73"/>
      <w:bookmarkEnd w:id="73"/>
      <w:r w:rsidDel="00000000" w:rsidR="00000000" w:rsidRPr="00000000">
        <w:rPr>
          <w:rtl w:val="0"/>
        </w:rPr>
        <w:t xml:space="preserve">D.5 Checklist Keterujian (</w:t>
      </w:r>
      <w:r w:rsidDel="00000000" w:rsidR="00000000" w:rsidRPr="00000000">
        <w:rPr>
          <w:i w:val="1"/>
          <w:iCs w:val="1"/>
          <w:rtl w:val="0"/>
        </w:rPr>
        <w:t xml:space="preserve">Testability</w:t>
      </w:r>
      <w:r w:rsidDel="00000000" w:rsidR="00000000" w:rsidRPr="00000000">
        <w:rPr>
          <w:rtl w:val="0"/>
        </w:rPr>
        <w:t xml:space="preserve">)</w:t>
      </w:r>
    </w:p>
    <w:tbl>
      <w:tblPr>
        <w:tblStyle w:val="Table25"/>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Item Pengecekan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Catatan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kebutuhan fungsional dapat diverifikasi melalui </w:t>
            </w:r>
            <w:r w:rsidDel="00000000" w:rsidR="00000000" w:rsidRPr="00000000">
              <w:rPr>
                <w:rFonts w:ascii="Times New Roman" w:cs="Times New Roman" w:eastAsia="Times New Roman" w:hAnsi="Times New Roman"/>
                <w:i w:val="1"/>
                <w:iCs w:val="1"/>
                <w:rtl w:val="0"/>
              </w:rPr>
              <w:t xml:space="preserve">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Dapat diuji</w:t>
            </w:r>
          </w:p>
        </w:tc>
        <w:tc>
          <w:tcPr>
            <w:tcBorders>
              <w:top w:color="000000" w:space="0" w:sz="4" w:val="single"/>
              <w:bottom w:color="000000" w:space="0" w:sz="4" w:val="single"/>
            </w:tcBorders>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perhitungan dapat diuji dengan input dan output yang diketahui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Dapat diuji</w:t>
            </w:r>
          </w:p>
        </w:tc>
        <w:tc>
          <w:tcPr>
            <w:tcBorders>
              <w:top w:color="000000" w:space="0" w:sz="4" w:val="single"/>
              <w:bottom w:color="000000" w:space="0" w:sz="4" w:val="single"/>
            </w:tcBorders>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box testing</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Konversi nilai huruf dapat diuji untuk setiap </w:t>
            </w:r>
            <w:r w:rsidDel="00000000" w:rsidR="00000000" w:rsidRPr="00000000">
              <w:rPr>
                <w:rFonts w:ascii="Times New Roman" w:cs="Times New Roman" w:eastAsia="Times New Roman" w:hAnsi="Times New Roman"/>
                <w:i w:val="1"/>
                <w:iCs w:val="1"/>
                <w:rtl w:val="0"/>
              </w:rPr>
              <w:t xml:space="preserve">boundary value</w:t>
            </w:r>
            <w:r w:rsidDel="00000000" w:rsidR="00000000" w:rsidRPr="00000000">
              <w:rPr>
                <w:rFonts w:ascii="Times New Roman" w:cs="Times New Roman" w:eastAsia="Times New Roman" w:hAnsi="Times New Roman"/>
                <w:rtl w:val="0"/>
              </w:rPr>
              <w:t xml:space="preserve"> (49, 50, 60, 61, 69, 70, 74, 75, 79, 80, 84, 85, 100, 101)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Dapat diuji</w:t>
            </w:r>
          </w:p>
        </w:tc>
        <w:tc>
          <w:tcPr>
            <w:tcBorders>
              <w:top w:color="000000" w:space="0" w:sz="4" w:val="single"/>
              <w:bottom w:color="000000" w:space="0" w:sz="4" w:val="single"/>
            </w:tcBorders>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box testing</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performa (PR-1 s.d. PR-5) memiliki metrik kuantitatif yang terukur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Dapat diuji</w:t>
            </w:r>
          </w:p>
        </w:tc>
        <w:tc>
          <w:tcPr>
            <w:tcBorders>
              <w:top w:color="000000" w:space="0" w:sz="4" w:val="single"/>
              <w:bottom w:color="000000" w:space="0" w:sz="4" w:val="single"/>
            </w:tcBorders>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ekspor Excel dapat diverifikasi secara otomatis (urutan kolom, tipe data, formatting)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Dapat diuji</w:t>
            </w:r>
          </w:p>
        </w:tc>
        <w:tc>
          <w:tcPr>
            <w:tcBorders>
              <w:top w:color="000000" w:space="0" w:sz="4" w:val="single"/>
              <w:bottom w:color="000000" w:space="0" w:sz="4" w:val="single"/>
            </w:tcBorders>
          </w:tcPr>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C7">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C8">
      <w:pPr>
        <w:pStyle w:val="Heading2"/>
        <w:spacing w:after="120" w:before="240" w:line="271" w:lineRule="auto"/>
        <w:rPr/>
      </w:pPr>
      <w:bookmarkStart w:colFirst="0" w:colLast="0" w:name="_mpkx2zt093yt" w:id="74"/>
      <w:bookmarkEnd w:id="74"/>
      <w:r w:rsidDel="00000000" w:rsidR="00000000" w:rsidRPr="00000000">
        <w:rPr>
          <w:rtl w:val="0"/>
        </w:rPr>
        <w:t xml:space="preserve">D.6 Keterkaitan dengan Tahapan Requirement Engineering</w:t>
      </w:r>
    </w:p>
    <w:p w:rsidR="00000000" w:rsidDel="00000000" w:rsidP="00000000" w:rsidRDefault="00000000" w:rsidRPr="00000000" w14:paraId="000003C9">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 ini menutup siklus </w:t>
      </w:r>
      <w:r w:rsidDel="00000000" w:rsidR="00000000" w:rsidRPr="00000000">
        <w:rPr>
          <w:rFonts w:ascii="Times New Roman" w:cs="Times New Roman" w:eastAsia="Times New Roman" w:hAnsi="Times New Roman"/>
          <w:i w:val="1"/>
          <w:iCs w:val="1"/>
          <w:rtl w:val="0"/>
        </w:rPr>
        <w:t xml:space="preserve">Requirement Engineering</w:t>
      </w:r>
      <w:r w:rsidDel="00000000" w:rsidR="00000000" w:rsidRPr="00000000">
        <w:rPr>
          <w:rFonts w:ascii="Times New Roman" w:cs="Times New Roman" w:eastAsia="Times New Roman" w:hAnsi="Times New Roman"/>
          <w:rtl w:val="0"/>
        </w:rPr>
        <w:t xml:space="preserve"> yang dimulai dari Inception, Elicitation, Elaboration, Negotiation, Specification, hingga Validation. Setelah validasi ini, tahap selanjutnya adalah </w:t>
      </w:r>
      <w:r w:rsidDel="00000000" w:rsidR="00000000" w:rsidRPr="00000000">
        <w:rPr>
          <w:rFonts w:ascii="Times New Roman" w:cs="Times New Roman" w:eastAsia="Times New Roman" w:hAnsi="Times New Roman"/>
          <w:b w:val="1"/>
          <w:bCs w:val="1"/>
          <w:rtl w:val="0"/>
        </w:rPr>
        <w:t xml:space="preserve">Requirements Management</w:t>
      </w:r>
      <w:r w:rsidDel="00000000" w:rsidR="00000000" w:rsidRPr="00000000">
        <w:rPr>
          <w:rFonts w:ascii="Times New Roman" w:cs="Times New Roman" w:eastAsia="Times New Roman" w:hAnsi="Times New Roman"/>
          <w:rtl w:val="0"/>
        </w:rPr>
        <w:t xml:space="preserve"> — yaitu mengelola perubahan kebutuhan sepanjang masa proyek menggunakan mekanisme </w:t>
      </w:r>
      <w:r w:rsidDel="00000000" w:rsidR="00000000" w:rsidRPr="00000000">
        <w:rPr>
          <w:rFonts w:ascii="Times New Roman" w:cs="Times New Roman" w:eastAsia="Times New Roman" w:hAnsi="Times New Roman"/>
          <w:i w:val="1"/>
          <w:iCs w:val="1"/>
          <w:rtl w:val="0"/>
        </w:rPr>
        <w:t xml:space="preserve">version control</w:t>
      </w:r>
      <w:r w:rsidDel="00000000" w:rsidR="00000000" w:rsidRPr="00000000">
        <w:rPr>
          <w:rFonts w:ascii="Times New Roman" w:cs="Times New Roman" w:eastAsia="Times New Roman" w:hAnsi="Times New Roman"/>
          <w:rtl w:val="0"/>
        </w:rPr>
        <w:t xml:space="preserve"> dan dokumen </w:t>
      </w:r>
      <w:r w:rsidDel="00000000" w:rsidR="00000000" w:rsidRPr="00000000">
        <w:rPr>
          <w:rFonts w:ascii="Times New Roman" w:cs="Times New Roman" w:eastAsia="Times New Roman" w:hAnsi="Times New Roman"/>
          <w:i w:val="1"/>
          <w:iCs w:val="1"/>
          <w:rtl w:val="0"/>
        </w:rPr>
        <w:t xml:space="preserve">Revision History</w:t>
      </w:r>
      <w:r w:rsidDel="00000000" w:rsidR="00000000" w:rsidRPr="00000000">
        <w:rPr>
          <w:rFonts w:ascii="Times New Roman" w:cs="Times New Roman" w:eastAsia="Times New Roman" w:hAnsi="Times New Roman"/>
          <w:rtl w:val="0"/>
        </w:rPr>
        <w:t xml:space="preserve"> di halaman depan SRS ini.</w:t>
      </w:r>
    </w:p>
    <w:p w:rsidR="00000000" w:rsidDel="00000000" w:rsidP="00000000" w:rsidRDefault="00000000" w:rsidRPr="00000000" w14:paraId="000003CA">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CB">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CC">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CD">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CE">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CF">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D0">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D1">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D2">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D3">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D4">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D5">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D6">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D7">
      <w:pPr>
        <w:spacing w:after="21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D8">
      <w:pPr>
        <w:spacing w:after="120" w:before="240"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56"/>
          <w:szCs w:val="56"/>
          <w:rtl w:val="0"/>
        </w:rPr>
        <w:t xml:space="preserve">Daftar Pustaka</w:t>
      </w:r>
      <w:r w:rsidDel="00000000" w:rsidR="00000000" w:rsidRPr="00000000">
        <w:rPr>
          <w:rtl w:val="0"/>
        </w:rPr>
      </w:r>
    </w:p>
    <w:p w:rsidR="00000000" w:rsidDel="00000000" w:rsidP="00000000" w:rsidRDefault="00000000" w:rsidRPr="00000000" w14:paraId="000003D9">
      <w:pPr>
        <w:spacing w:after="21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Requirement engineering</w:t>
      </w:r>
    </w:p>
    <w:p w:rsidR="00000000" w:rsidDel="00000000" w:rsidP="00000000" w:rsidRDefault="00000000" w:rsidRPr="00000000" w14:paraId="000003DA">
      <w:pPr>
        <w:spacing w:after="21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Menetapkan pekerjaan d...</w:t>
      </w:r>
    </w:p>
    <w:p w:rsidR="00000000" w:rsidDel="00000000" w:rsidP="00000000" w:rsidRDefault="00000000" w:rsidRPr="00000000" w14:paraId="000003DB">
      <w:pPr>
        <w:numPr>
          <w:ilvl w:val="0"/>
          <w:numId w:val="15"/>
        </w:numPr>
        <w:spacing w:after="210" w:lineRule="auto"/>
        <w:ind w:left="720" w:hanging="360"/>
        <w:rPr>
          <w:rFonts w:ascii="Times New Roman" w:cs="Times New Roman" w:eastAsia="Times New Roman" w:hAnsi="Times New Roman"/>
          <w:sz w:val="21"/>
          <w:szCs w:val="21"/>
        </w:rPr>
      </w:pPr>
      <w:hyperlink r:id="rId20">
        <w:r w:rsidDel="00000000" w:rsidR="00000000" w:rsidRPr="00000000">
          <w:rPr>
            <w:rFonts w:ascii="Times New Roman" w:cs="Times New Roman" w:eastAsia="Times New Roman" w:hAnsi="Times New Roman"/>
            <w:color w:val="4472c4"/>
            <w:sz w:val="21"/>
            <w:szCs w:val="21"/>
            <w:rtl w:val="0"/>
          </w:rPr>
          <w:t xml:space="preserve">A markdown template for Software Requirements Specification ...</w:t>
        </w:r>
      </w:hyperlink>
      <w:r w:rsidDel="00000000" w:rsidR="00000000" w:rsidRPr="00000000">
        <w:rPr>
          <w:rFonts w:ascii="Times New Roman" w:cs="Times New Roman" w:eastAsia="Times New Roman" w:hAnsi="Times New Roman"/>
          <w:sz w:val="21"/>
          <w:szCs w:val="21"/>
          <w:rtl w:val="0"/>
        </w:rPr>
        <w:t xml:space="preserve"> - A modern, practical markdown Software Requirements Specification (SRS) template aligned with IEEE 83...</w:t>
      </w:r>
    </w:p>
    <w:p w:rsidR="00000000" w:rsidDel="00000000" w:rsidP="00000000" w:rsidRDefault="00000000" w:rsidRPr="00000000" w14:paraId="000003DC">
      <w:pPr>
        <w:numPr>
          <w:ilvl w:val="0"/>
          <w:numId w:val="15"/>
        </w:numPr>
        <w:spacing w:after="210" w:lineRule="auto"/>
        <w:ind w:left="720" w:hanging="360"/>
        <w:rPr>
          <w:rFonts w:ascii="Times New Roman" w:cs="Times New Roman" w:eastAsia="Times New Roman" w:hAnsi="Times New Roman"/>
          <w:sz w:val="21"/>
          <w:szCs w:val="21"/>
        </w:rPr>
      </w:pPr>
      <w:hyperlink r:id="rId21">
        <w:r w:rsidDel="00000000" w:rsidR="00000000" w:rsidRPr="00000000">
          <w:rPr>
            <w:rFonts w:ascii="Times New Roman" w:cs="Times New Roman" w:eastAsia="Times New Roman" w:hAnsi="Times New Roman"/>
            <w:color w:val="4472c4"/>
            <w:sz w:val="21"/>
            <w:szCs w:val="21"/>
            <w:rtl w:val="0"/>
          </w:rPr>
          <w:t xml:space="preserve">exceljs/exceljs: Excel Workbook Manager - GitHub</w:t>
        </w:r>
      </w:hyperlink>
      <w:r w:rsidDel="00000000" w:rsidR="00000000" w:rsidRPr="00000000">
        <w:rPr>
          <w:rFonts w:ascii="Times New Roman" w:cs="Times New Roman" w:eastAsia="Times New Roman" w:hAnsi="Times New Roman"/>
          <w:sz w:val="21"/>
          <w:szCs w:val="21"/>
          <w:rtl w:val="0"/>
        </w:rPr>
        <w:t xml:space="preserve"> - Read, manipulate and write spreadsheet data and styles to XLSX and JSON. Reverse engineered from Exc...</w:t>
      </w:r>
    </w:p>
    <w:p w:rsidR="00000000" w:rsidDel="00000000" w:rsidP="00000000" w:rsidRDefault="00000000" w:rsidRPr="00000000" w14:paraId="000003DD">
      <w:pPr>
        <w:numPr>
          <w:ilvl w:val="0"/>
          <w:numId w:val="15"/>
        </w:numPr>
        <w:spacing w:after="210" w:lineRule="auto"/>
        <w:ind w:left="720" w:hanging="360"/>
        <w:rPr>
          <w:rFonts w:ascii="Times New Roman" w:cs="Times New Roman" w:eastAsia="Times New Roman" w:hAnsi="Times New Roman"/>
          <w:sz w:val="21"/>
          <w:szCs w:val="21"/>
        </w:rPr>
      </w:pPr>
      <w:hyperlink r:id="rId22">
        <w:r w:rsidDel="00000000" w:rsidR="00000000" w:rsidRPr="00000000">
          <w:rPr>
            <w:rFonts w:ascii="Times New Roman" w:cs="Times New Roman" w:eastAsia="Times New Roman" w:hAnsi="Times New Roman"/>
            <w:color w:val="4472c4"/>
            <w:sz w:val="21"/>
            <w:szCs w:val="21"/>
            <w:rtl w:val="0"/>
          </w:rPr>
          <w:t xml:space="preserve">GitHub - WiseLibs/better-sqlite3: The fastest and simplest library for ...</w:t>
        </w:r>
      </w:hyperlink>
      <w:r w:rsidDel="00000000" w:rsidR="00000000" w:rsidRPr="00000000">
        <w:rPr>
          <w:rFonts w:ascii="Times New Roman" w:cs="Times New Roman" w:eastAsia="Times New Roman" w:hAnsi="Times New Roman"/>
          <w:sz w:val="21"/>
          <w:szCs w:val="21"/>
          <w:rtl w:val="0"/>
        </w:rPr>
        <w:t xml:space="preserve"> - The fastest and simplest library for SQLite in Node.js. Full transaction support; High performance, ...</w:t>
      </w:r>
    </w:p>
    <w:p w:rsidR="00000000" w:rsidDel="00000000" w:rsidP="00000000" w:rsidRDefault="00000000" w:rsidRPr="00000000" w14:paraId="000003DE">
      <w:pPr>
        <w:numPr>
          <w:ilvl w:val="0"/>
          <w:numId w:val="15"/>
        </w:numPr>
        <w:spacing w:after="210" w:lineRule="auto"/>
        <w:ind w:left="720" w:hanging="360"/>
        <w:rPr>
          <w:rFonts w:ascii="Times New Roman" w:cs="Times New Roman" w:eastAsia="Times New Roman" w:hAnsi="Times New Roman"/>
          <w:sz w:val="21"/>
          <w:szCs w:val="21"/>
        </w:rPr>
      </w:pPr>
      <w:hyperlink r:id="rId23">
        <w:r w:rsidDel="00000000" w:rsidR="00000000" w:rsidRPr="00000000">
          <w:rPr>
            <w:rFonts w:ascii="Times New Roman" w:cs="Times New Roman" w:eastAsia="Times New Roman" w:hAnsi="Times New Roman"/>
            <w:color w:val="4472c4"/>
            <w:sz w:val="21"/>
            <w:szCs w:val="21"/>
            <w:rtl w:val="0"/>
          </w:rPr>
          <w:t xml:space="preserve">Getting Started with Native SQLite in Node.js | Better Stack Community</w:t>
        </w:r>
      </w:hyperlink>
      <w:r w:rsidDel="00000000" w:rsidR="00000000" w:rsidRPr="00000000">
        <w:rPr>
          <w:rFonts w:ascii="Times New Roman" w:cs="Times New Roman" w:eastAsia="Times New Roman" w:hAnsi="Times New Roman"/>
          <w:sz w:val="21"/>
          <w:szCs w:val="21"/>
          <w:rtl w:val="0"/>
        </w:rPr>
        <w:t xml:space="preserve"> - Learn how to leverage Node.js's built-in SQLite module to create efficient, dependency-free database...</w:t>
      </w:r>
    </w:p>
    <w:p w:rsidR="00000000" w:rsidDel="00000000" w:rsidP="00000000" w:rsidRDefault="00000000" w:rsidRPr="00000000" w14:paraId="000003DF">
      <w:pPr>
        <w:numPr>
          <w:ilvl w:val="0"/>
          <w:numId w:val="15"/>
        </w:numPr>
        <w:spacing w:after="210" w:lineRule="auto"/>
        <w:ind w:left="720" w:hanging="360"/>
        <w:rPr>
          <w:rFonts w:ascii="Times New Roman" w:cs="Times New Roman" w:eastAsia="Times New Roman" w:hAnsi="Times New Roman"/>
          <w:sz w:val="21"/>
          <w:szCs w:val="21"/>
        </w:rPr>
      </w:pPr>
      <w:hyperlink r:id="rId24">
        <w:r w:rsidDel="00000000" w:rsidR="00000000" w:rsidRPr="00000000">
          <w:rPr>
            <w:rFonts w:ascii="Times New Roman" w:cs="Times New Roman" w:eastAsia="Times New Roman" w:hAnsi="Times New Roman"/>
            <w:color w:val="4472c4"/>
            <w:sz w:val="21"/>
            <w:szCs w:val="21"/>
            <w:rtl w:val="0"/>
          </w:rPr>
          <w:t xml:space="preserve">Understanding Better-SQLite3: The Fastest SQLite Library for Node.js</w:t>
        </w:r>
      </w:hyperlink>
      <w:r w:rsidDel="00000000" w:rsidR="00000000" w:rsidRPr="00000000">
        <w:rPr>
          <w:rFonts w:ascii="Times New Roman" w:cs="Times New Roman" w:eastAsia="Times New Roman" w:hAnsi="Times New Roman"/>
          <w:sz w:val="21"/>
          <w:szCs w:val="21"/>
          <w:rtl w:val="0"/>
        </w:rPr>
        <w:t xml:space="preserve"> - Better-SQLite3 is a Node.js library that provides a fast, safe, and simple way to work with SQLite d...</w:t>
      </w:r>
    </w:p>
    <w:p w:rsidR="00000000" w:rsidDel="00000000" w:rsidP="00000000" w:rsidRDefault="00000000" w:rsidRPr="00000000" w14:paraId="000003E0">
      <w:pPr>
        <w:numPr>
          <w:ilvl w:val="0"/>
          <w:numId w:val="15"/>
        </w:numPr>
        <w:spacing w:after="210" w:lineRule="auto"/>
        <w:ind w:left="720" w:hanging="360"/>
        <w:rPr>
          <w:rFonts w:ascii="Times New Roman" w:cs="Times New Roman" w:eastAsia="Times New Roman" w:hAnsi="Times New Roman"/>
          <w:sz w:val="21"/>
          <w:szCs w:val="21"/>
        </w:rPr>
      </w:pPr>
      <w:hyperlink r:id="rId25">
        <w:r w:rsidDel="00000000" w:rsidR="00000000" w:rsidRPr="00000000">
          <w:rPr>
            <w:rFonts w:ascii="Times New Roman" w:cs="Times New Roman" w:eastAsia="Times New Roman" w:hAnsi="Times New Roman"/>
            <w:color w:val="4472c4"/>
            <w:sz w:val="21"/>
            <w:szCs w:val="21"/>
            <w:rtl w:val="0"/>
          </w:rPr>
          <w:t xml:space="preserve">How to Build an App with React, Express and SQLite - LinkedIn</w:t>
        </w:r>
      </w:hyperlink>
      <w:r w:rsidDel="00000000" w:rsidR="00000000" w:rsidRPr="00000000">
        <w:rPr>
          <w:rFonts w:ascii="Times New Roman" w:cs="Times New Roman" w:eastAsia="Times New Roman" w:hAnsi="Times New Roman"/>
          <w:sz w:val="21"/>
          <w:szCs w:val="21"/>
          <w:rtl w:val="0"/>
        </w:rPr>
        <w:t xml:space="preserve"> - This tutorial will show you how to build your own app with React, Express and SQLite. First, you wil...</w:t>
      </w:r>
    </w:p>
    <w:p w:rsidR="00000000" w:rsidDel="00000000" w:rsidP="00000000" w:rsidRDefault="00000000" w:rsidRPr="00000000" w14:paraId="000003E1">
      <w:pPr>
        <w:numPr>
          <w:ilvl w:val="0"/>
          <w:numId w:val="15"/>
        </w:numPr>
        <w:spacing w:after="210" w:lineRule="auto"/>
        <w:ind w:left="720" w:hanging="360"/>
        <w:rPr>
          <w:rFonts w:ascii="Times New Roman" w:cs="Times New Roman" w:eastAsia="Times New Roman" w:hAnsi="Times New Roman"/>
          <w:sz w:val="21"/>
          <w:szCs w:val="21"/>
        </w:rPr>
      </w:pPr>
      <w:hyperlink r:id="rId26">
        <w:r w:rsidDel="00000000" w:rsidR="00000000" w:rsidRPr="00000000">
          <w:rPr>
            <w:rFonts w:ascii="Times New Roman" w:cs="Times New Roman" w:eastAsia="Times New Roman" w:hAnsi="Times New Roman"/>
            <w:color w:val="4472c4"/>
            <w:sz w:val="21"/>
            <w:szCs w:val="21"/>
            <w:rtl w:val="0"/>
          </w:rPr>
          <w:t xml:space="preserve">Is Sqlite3 still a good option for a DB? : r/node - Reddit</w:t>
        </w:r>
      </w:hyperlink>
      <w:r w:rsidDel="00000000" w:rsidR="00000000" w:rsidRPr="00000000">
        <w:rPr>
          <w:rFonts w:ascii="Times New Roman" w:cs="Times New Roman" w:eastAsia="Times New Roman" w:hAnsi="Times New Roman"/>
          <w:sz w:val="21"/>
          <w:szCs w:val="21"/>
          <w:rtl w:val="0"/>
        </w:rPr>
        <w:t xml:space="preserve"> - Given the load, yeah, you can use SQLite, and then you can dump the database within a S3-storage per...</w:t>
      </w:r>
    </w:p>
    <w:p w:rsidR="00000000" w:rsidDel="00000000" w:rsidP="00000000" w:rsidRDefault="00000000" w:rsidRPr="00000000" w14:paraId="000003E2">
      <w:pPr>
        <w:numPr>
          <w:ilvl w:val="0"/>
          <w:numId w:val="15"/>
        </w:numPr>
        <w:spacing w:after="210" w:lineRule="auto"/>
        <w:ind w:left="720" w:hanging="360"/>
        <w:rPr>
          <w:rFonts w:ascii="Times New Roman" w:cs="Times New Roman" w:eastAsia="Times New Roman" w:hAnsi="Times New Roman"/>
          <w:sz w:val="21"/>
          <w:szCs w:val="21"/>
        </w:rPr>
      </w:pPr>
      <w:hyperlink r:id="rId27">
        <w:r w:rsidDel="00000000" w:rsidR="00000000" w:rsidRPr="00000000">
          <w:rPr>
            <w:rFonts w:ascii="Times New Roman" w:cs="Times New Roman" w:eastAsia="Times New Roman" w:hAnsi="Times New Roman"/>
            <w:color w:val="4472c4"/>
            <w:sz w:val="21"/>
            <w:szCs w:val="21"/>
            <w:rtl w:val="0"/>
          </w:rPr>
          <w:t xml:space="preserve">How to generate Excel files in Node.js - CoreUI</w:t>
        </w:r>
      </w:hyperlink>
      <w:r w:rsidDel="00000000" w:rsidR="00000000" w:rsidRPr="00000000">
        <w:rPr>
          <w:rFonts w:ascii="Times New Roman" w:cs="Times New Roman" w:eastAsia="Times New Roman" w:hAnsi="Times New Roman"/>
          <w:sz w:val="21"/>
          <w:szCs w:val="21"/>
          <w:rtl w:val="0"/>
        </w:rPr>
        <w:t xml:space="preserve"> - First, install xlsx with npm install xlsx . The book_new() creates a new workbook, and json_to_sheet...</w:t>
      </w:r>
    </w:p>
    <w:p w:rsidR="00000000" w:rsidDel="00000000" w:rsidP="00000000" w:rsidRDefault="00000000" w:rsidRPr="00000000" w14:paraId="000003E3">
      <w:pPr>
        <w:numPr>
          <w:ilvl w:val="0"/>
          <w:numId w:val="15"/>
        </w:numPr>
        <w:spacing w:after="210" w:lineRule="auto"/>
        <w:ind w:left="720" w:hanging="360"/>
        <w:rPr>
          <w:rFonts w:ascii="Times New Roman" w:cs="Times New Roman" w:eastAsia="Times New Roman" w:hAnsi="Times New Roman"/>
          <w:sz w:val="21"/>
          <w:szCs w:val="21"/>
        </w:rPr>
      </w:pPr>
      <w:hyperlink r:id="rId28">
        <w:r w:rsidDel="00000000" w:rsidR="00000000" w:rsidRPr="00000000">
          <w:rPr>
            <w:rFonts w:ascii="Times New Roman" w:cs="Times New Roman" w:eastAsia="Times New Roman" w:hAnsi="Times New Roman"/>
            <w:color w:val="4472c4"/>
            <w:sz w:val="21"/>
            <w:szCs w:val="21"/>
            <w:rtl w:val="0"/>
          </w:rPr>
          <w:t xml:space="preserve">How To Set Up a React Project with Vite for Fast Development</w:t>
        </w:r>
      </w:hyperlink>
      <w:r w:rsidDel="00000000" w:rsidR="00000000" w:rsidRPr="00000000">
        <w:rPr>
          <w:rFonts w:ascii="Times New Roman" w:cs="Times New Roman" w:eastAsia="Times New Roman" w:hAnsi="Times New Roman"/>
          <w:sz w:val="21"/>
          <w:szCs w:val="21"/>
          <w:rtl w:val="0"/>
        </w:rPr>
        <w:t xml:space="preserve"> - This tutorial will scaffold a new React App using the Vite tool. You will create a basic app with a ...</w:t>
      </w:r>
    </w:p>
    <w:p w:rsidR="00000000" w:rsidDel="00000000" w:rsidP="00000000" w:rsidRDefault="00000000" w:rsidRPr="00000000" w14:paraId="000003E4">
      <w:pPr>
        <w:numPr>
          <w:ilvl w:val="0"/>
          <w:numId w:val="15"/>
        </w:numPr>
        <w:spacing w:after="210" w:lineRule="auto"/>
        <w:ind w:left="720" w:hanging="360"/>
        <w:rPr>
          <w:rFonts w:ascii="Times New Roman" w:cs="Times New Roman" w:eastAsia="Times New Roman" w:hAnsi="Times New Roman"/>
          <w:sz w:val="21"/>
          <w:szCs w:val="21"/>
        </w:rPr>
      </w:pPr>
      <w:hyperlink r:id="rId29">
        <w:r w:rsidDel="00000000" w:rsidR="00000000" w:rsidRPr="00000000">
          <w:rPr>
            <w:rFonts w:ascii="Times New Roman" w:cs="Times New Roman" w:eastAsia="Times New Roman" w:hAnsi="Times New Roman"/>
            <w:color w:val="4472c4"/>
            <w:sz w:val="21"/>
            <w:szCs w:val="21"/>
            <w:rtl w:val="0"/>
          </w:rPr>
          <w:t xml:space="preserve">Quick Setup: 5 Affordable Database Solutions for React Projects</w:t>
        </w:r>
      </w:hyperlink>
      <w:r w:rsidDel="00000000" w:rsidR="00000000" w:rsidRPr="00000000">
        <w:rPr>
          <w:rFonts w:ascii="Times New Roman" w:cs="Times New Roman" w:eastAsia="Times New Roman" w:hAnsi="Times New Roman"/>
          <w:sz w:val="21"/>
          <w:szCs w:val="21"/>
          <w:rtl w:val="0"/>
        </w:rPr>
        <w:t xml:space="preserve"> - SQLite is a lightweight, serverless database system that's a natural fit for React Native apps. Its ...</w:t>
      </w:r>
    </w:p>
    <w:p w:rsidR="00000000" w:rsidDel="00000000" w:rsidP="00000000" w:rsidRDefault="00000000" w:rsidRPr="00000000" w14:paraId="000003E5">
      <w:pPr>
        <w:numPr>
          <w:ilvl w:val="0"/>
          <w:numId w:val="15"/>
        </w:numPr>
        <w:spacing w:after="210" w:lineRule="auto"/>
        <w:ind w:left="720" w:hanging="360"/>
        <w:rPr>
          <w:rFonts w:ascii="Times New Roman" w:cs="Times New Roman" w:eastAsia="Times New Roman" w:hAnsi="Times New Roman"/>
          <w:sz w:val="21"/>
          <w:szCs w:val="21"/>
        </w:rPr>
      </w:pPr>
      <w:hyperlink r:id="rId30">
        <w:r w:rsidDel="00000000" w:rsidR="00000000" w:rsidRPr="00000000">
          <w:rPr>
            <w:rFonts w:ascii="Times New Roman" w:cs="Times New Roman" w:eastAsia="Times New Roman" w:hAnsi="Times New Roman"/>
            <w:color w:val="4472c4"/>
            <w:sz w:val="21"/>
            <w:szCs w:val="21"/>
            <w:rtl w:val="0"/>
          </w:rPr>
          <w:t xml:space="preserve">Advanced Guide to Using Vite with React in 2025 - CodeParrot AI</w:t>
        </w:r>
      </w:hyperlink>
      <w:r w:rsidDel="00000000" w:rsidR="00000000" w:rsidRPr="00000000">
        <w:rPr>
          <w:rFonts w:ascii="Times New Roman" w:cs="Times New Roman" w:eastAsia="Times New Roman" w:hAnsi="Times New Roman"/>
          <w:sz w:val="21"/>
          <w:szCs w:val="21"/>
          <w:rtl w:val="0"/>
        </w:rPr>
        <w:t xml:space="preserve"> - In this guide, we'll dive into the advanced side of using Vite with React—covering everything from m...</w:t>
      </w:r>
    </w:p>
    <w:p w:rsidR="00000000" w:rsidDel="00000000" w:rsidP="00000000" w:rsidRDefault="00000000" w:rsidRPr="00000000" w14:paraId="000003E6">
      <w:pPr>
        <w:numPr>
          <w:ilvl w:val="0"/>
          <w:numId w:val="15"/>
        </w:numPr>
        <w:spacing w:after="210" w:lineRule="auto"/>
        <w:ind w:left="720" w:hanging="360"/>
        <w:rPr>
          <w:rFonts w:ascii="Times New Roman" w:cs="Times New Roman" w:eastAsia="Times New Roman" w:hAnsi="Times New Roman"/>
          <w:sz w:val="21"/>
          <w:szCs w:val="21"/>
        </w:rPr>
      </w:pPr>
      <w:hyperlink r:id="rId31">
        <w:r w:rsidDel="00000000" w:rsidR="00000000" w:rsidRPr="00000000">
          <w:rPr>
            <w:rFonts w:ascii="Times New Roman" w:cs="Times New Roman" w:eastAsia="Times New Roman" w:hAnsi="Times New Roman"/>
            <w:color w:val="4472c4"/>
            <w:sz w:val="21"/>
            <w:szCs w:val="21"/>
            <w:rtl w:val="0"/>
          </w:rPr>
          <w:t xml:space="preserve">Express - Node.js web application framework</w:t>
        </w:r>
      </w:hyperlink>
      <w:r w:rsidDel="00000000" w:rsidR="00000000" w:rsidRPr="00000000">
        <w:rPr>
          <w:rFonts w:ascii="Times New Roman" w:cs="Times New Roman" w:eastAsia="Times New Roman" w:hAnsi="Times New Roman"/>
          <w:sz w:val="21"/>
          <w:szCs w:val="21"/>
          <w:rtl w:val="0"/>
        </w:rPr>
        <w:t xml:space="preserve"> - Express is a minimal and flexible Node.js web application framework that provides a robust set of fe...</w:t>
      </w:r>
    </w:p>
    <w:p w:rsidR="00000000" w:rsidDel="00000000" w:rsidP="00000000" w:rsidRDefault="00000000" w:rsidRPr="00000000" w14:paraId="000003E7">
      <w:pPr>
        <w:numPr>
          <w:ilvl w:val="0"/>
          <w:numId w:val="15"/>
        </w:numPr>
        <w:spacing w:after="210" w:lineRule="auto"/>
        <w:ind w:left="720" w:hanging="360"/>
        <w:rPr>
          <w:rFonts w:ascii="Times New Roman" w:cs="Times New Roman" w:eastAsia="Times New Roman" w:hAnsi="Times New Roman"/>
          <w:sz w:val="21"/>
          <w:szCs w:val="21"/>
        </w:rPr>
      </w:pPr>
      <w:hyperlink r:id="rId32">
        <w:r w:rsidDel="00000000" w:rsidR="00000000" w:rsidRPr="00000000">
          <w:rPr>
            <w:rFonts w:ascii="Times New Roman" w:cs="Times New Roman" w:eastAsia="Times New Roman" w:hAnsi="Times New Roman"/>
            <w:color w:val="4472c4"/>
            <w:sz w:val="21"/>
            <w:szCs w:val="21"/>
            <w:rtl w:val="0"/>
          </w:rPr>
          <w:t xml:space="preserve">exceljs - NPM</w:t>
        </w:r>
      </w:hyperlink>
      <w:r w:rsidDel="00000000" w:rsidR="00000000" w:rsidRPr="00000000">
        <w:rPr>
          <w:rFonts w:ascii="Times New Roman" w:cs="Times New Roman" w:eastAsia="Times New Roman" w:hAnsi="Times New Roman"/>
          <w:sz w:val="21"/>
          <w:szCs w:val="21"/>
          <w:rtl w:val="0"/>
        </w:rPr>
        <w:t xml:space="preserve"> - Read, manipulate and write spreadsheet data and styles to XLSX and JSON. Reverse engineered from Exc...</w:t>
      </w:r>
    </w:p>
    <w:p w:rsidR="00000000" w:rsidDel="00000000" w:rsidP="00000000" w:rsidRDefault="00000000" w:rsidRPr="00000000" w14:paraId="000003E8">
      <w:pPr>
        <w:numPr>
          <w:ilvl w:val="0"/>
          <w:numId w:val="15"/>
        </w:numPr>
        <w:spacing w:after="210" w:lineRule="auto"/>
        <w:ind w:left="720" w:hanging="360"/>
        <w:rPr>
          <w:rFonts w:ascii="Times New Roman" w:cs="Times New Roman" w:eastAsia="Times New Roman" w:hAnsi="Times New Roman"/>
          <w:sz w:val="21"/>
          <w:szCs w:val="21"/>
        </w:rPr>
      </w:pPr>
      <w:hyperlink r:id="rId33">
        <w:r w:rsidDel="00000000" w:rsidR="00000000" w:rsidRPr="00000000">
          <w:rPr>
            <w:rFonts w:ascii="Times New Roman" w:cs="Times New Roman" w:eastAsia="Times New Roman" w:hAnsi="Times New Roman"/>
            <w:color w:val="4472c4"/>
            <w:sz w:val="21"/>
            <w:szCs w:val="21"/>
            <w:rtl w:val="0"/>
          </w:rPr>
          <w:t xml:space="preserve">Requirements Validation Techniques - Software Engineering</w:t>
        </w:r>
      </w:hyperlink>
      <w:r w:rsidDel="00000000" w:rsidR="00000000" w:rsidRPr="00000000">
        <w:rPr>
          <w:rFonts w:ascii="Times New Roman" w:cs="Times New Roman" w:eastAsia="Times New Roman" w:hAnsi="Times New Roman"/>
          <w:sz w:val="21"/>
          <w:szCs w:val="21"/>
          <w:rtl w:val="0"/>
        </w:rPr>
        <w:t xml:space="preserve"> - Requirement Validation Techniques · 1. Test Case Generation · 2. Prototyping · 3. Requirements Revie...</w:t>
      </w:r>
    </w:p>
    <w:p w:rsidR="00000000" w:rsidDel="00000000" w:rsidP="00000000" w:rsidRDefault="00000000" w:rsidRPr="00000000" w14:paraId="000003E9">
      <w:pPr>
        <w:numPr>
          <w:ilvl w:val="0"/>
          <w:numId w:val="15"/>
        </w:numPr>
        <w:spacing w:after="210" w:lineRule="auto"/>
        <w:ind w:left="720" w:hanging="360"/>
        <w:rPr>
          <w:rFonts w:ascii="Times New Roman" w:cs="Times New Roman" w:eastAsia="Times New Roman" w:hAnsi="Times New Roman"/>
          <w:sz w:val="21"/>
          <w:szCs w:val="21"/>
        </w:rPr>
      </w:pPr>
      <w:hyperlink r:id="rId34">
        <w:r w:rsidDel="00000000" w:rsidR="00000000" w:rsidRPr="00000000">
          <w:rPr>
            <w:rFonts w:ascii="Times New Roman" w:cs="Times New Roman" w:eastAsia="Times New Roman" w:hAnsi="Times New Roman"/>
            <w:color w:val="4472c4"/>
            <w:sz w:val="21"/>
            <w:szCs w:val="21"/>
            <w:rtl w:val="0"/>
          </w:rPr>
          <w:t xml:space="preserve">[PDF] Requirements Validation Techniques and Factors Influencing them</w:t>
        </w:r>
      </w:hyperlink>
      <w:r w:rsidDel="00000000" w:rsidR="00000000" w:rsidRPr="00000000">
        <w:rPr>
          <w:rFonts w:ascii="Times New Roman" w:cs="Times New Roman" w:eastAsia="Times New Roman" w:hAnsi="Times New Roman"/>
          <w:sz w:val="21"/>
          <w:szCs w:val="21"/>
          <w:rtl w:val="0"/>
        </w:rPr>
        <w:t xml:space="preserve"> - Context:Requirement validation is a phase of software development life cycle where requirements are ...</w:t>
      </w:r>
    </w:p>
    <w:p w:rsidR="00000000" w:rsidDel="00000000" w:rsidP="00000000" w:rsidRDefault="00000000" w:rsidRPr="00000000" w14:paraId="000003EA">
      <w:pPr>
        <w:numPr>
          <w:ilvl w:val="0"/>
          <w:numId w:val="15"/>
        </w:numPr>
        <w:spacing w:after="210" w:lineRule="auto"/>
        <w:ind w:left="720" w:hanging="360"/>
        <w:rPr>
          <w:rFonts w:ascii="Times New Roman" w:cs="Times New Roman" w:eastAsia="Times New Roman" w:hAnsi="Times New Roman"/>
          <w:sz w:val="21"/>
          <w:szCs w:val="21"/>
        </w:rPr>
      </w:pPr>
      <w:hyperlink r:id="rId35">
        <w:r w:rsidDel="00000000" w:rsidR="00000000" w:rsidRPr="00000000">
          <w:rPr>
            <w:rFonts w:ascii="Times New Roman" w:cs="Times New Roman" w:eastAsia="Times New Roman" w:hAnsi="Times New Roman"/>
            <w:color w:val="4472c4"/>
            <w:sz w:val="21"/>
            <w:szCs w:val="21"/>
            <w:rtl w:val="0"/>
          </w:rPr>
          <w:t xml:space="preserve">Appendix C: IEEE 830 Template</w:t>
        </w:r>
      </w:hyperlink>
      <w:r w:rsidDel="00000000" w:rsidR="00000000" w:rsidRPr="00000000">
        <w:rPr>
          <w:rFonts w:ascii="Times New Roman" w:cs="Times New Roman" w:eastAsia="Times New Roman" w:hAnsi="Times New Roman"/>
          <w:sz w:val="21"/>
          <w:szCs w:val="21"/>
          <w:rtl w:val="0"/>
        </w:rPr>
        <w:t xml:space="preserve"> - Provide a short description of the software being specified and its purpose, including relevant bene...</w:t>
      </w:r>
      <w:r w:rsidDel="00000000" w:rsidR="00000000" w:rsidRPr="00000000">
        <w:rPr>
          <w:rtl w:val="0"/>
        </w:rPr>
      </w:r>
    </w:p>
    <w:sectPr>
      <w:footerReference r:id="rId3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ilul Muhammad Ghufron Majid" w:id="0" w:date="2026-04-17T00:36:31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dfd terbaru sudah tak ganti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Times"/>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tblPr>
      <w:tblStyleRowBandSize w:val="1"/>
      <w:tblStyleColBandSize w:val="1"/>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5">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jam01/SRS-Template" TargetMode="External"/><Relationship Id="rId22" Type="http://schemas.openxmlformats.org/officeDocument/2006/relationships/hyperlink" Target="https://github.com/WiseLibs/better-sqlite3" TargetMode="External"/><Relationship Id="rId21" Type="http://schemas.openxmlformats.org/officeDocument/2006/relationships/hyperlink" Target="https://github.com/exceljs/exceljs" TargetMode="External"/><Relationship Id="rId24" Type="http://schemas.openxmlformats.org/officeDocument/2006/relationships/hyperlink" Target="https://dev.to/lovestaco/understanding-better-sqlite3-the-fastest-sqlite-library-for-nodejs-4n8" TargetMode="External"/><Relationship Id="rId23" Type="http://schemas.openxmlformats.org/officeDocument/2006/relationships/hyperlink" Target="https://betterstack.com/community/guides/scaling-nodejs/nodejs-sqlit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jpg"/><Relationship Id="rId26" Type="http://schemas.openxmlformats.org/officeDocument/2006/relationships/hyperlink" Target="https://www.reddit.com/r/node/comments/1ddxwk4/is_sqlite3_still_a_good_option_for_a_db/" TargetMode="External"/><Relationship Id="rId25" Type="http://schemas.openxmlformats.org/officeDocument/2006/relationships/hyperlink" Target="https://www.linkedin.com/pulse/how-build-app-react-express-sqlite-alex-devero" TargetMode="External"/><Relationship Id="rId28" Type="http://schemas.openxmlformats.org/officeDocument/2006/relationships/hyperlink" Target="https://www.digitalocean.com/community/tutorials/how-to-set-up-a-react-project-with-vite" TargetMode="External"/><Relationship Id="rId27" Type="http://schemas.openxmlformats.org/officeDocument/2006/relationships/hyperlink" Target="https://coreui.io/answers/how-to-generate-excel-files-in-nodej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blog.newdb.io/blog/quick-setup-5-affordable-database-solutions-for-react-projects" TargetMode="External"/><Relationship Id="rId7" Type="http://schemas.openxmlformats.org/officeDocument/2006/relationships/hyperlink" Target="https://github.com/exceljs/exceljs%5B5%5D" TargetMode="External"/><Relationship Id="rId8" Type="http://schemas.openxmlformats.org/officeDocument/2006/relationships/hyperlink" Target="https://github.com/WiseLibs/better-sqlite3%5B6%5D" TargetMode="External"/><Relationship Id="rId31" Type="http://schemas.openxmlformats.org/officeDocument/2006/relationships/hyperlink" Target="https://expressjs.com" TargetMode="External"/><Relationship Id="rId30" Type="http://schemas.openxmlformats.org/officeDocument/2006/relationships/hyperlink" Target="https://codeparrot.ai/blogs/advanced-guide-to-using-vite-with-react-in-2025" TargetMode="External"/><Relationship Id="rId11" Type="http://schemas.openxmlformats.org/officeDocument/2006/relationships/image" Target="media/image5.png"/><Relationship Id="rId33" Type="http://schemas.openxmlformats.org/officeDocument/2006/relationships/hyperlink" Target="https://www.geeksforgeeks.org/software-engineering/software-engineering-requirements-validation-techniques/" TargetMode="External"/><Relationship Id="rId10" Type="http://schemas.openxmlformats.org/officeDocument/2006/relationships/image" Target="media/image8.png"/><Relationship Id="rId32" Type="http://schemas.openxmlformats.org/officeDocument/2006/relationships/hyperlink" Target="https://www.npmjs.com/package/exceljs" TargetMode="External"/><Relationship Id="rId13" Type="http://schemas.openxmlformats.org/officeDocument/2006/relationships/image" Target="media/image1.png"/><Relationship Id="rId35" Type="http://schemas.openxmlformats.org/officeDocument/2006/relationships/hyperlink" Target="https://press.rebus.community/requirementsengineering/back-matter/appendix-c-ieee-830-template/" TargetMode="External"/><Relationship Id="rId12" Type="http://schemas.openxmlformats.org/officeDocument/2006/relationships/image" Target="media/image9.png"/><Relationship Id="rId34" Type="http://schemas.openxmlformats.org/officeDocument/2006/relationships/hyperlink" Target="http://www.diva-portal.org/smash/get/diva2:1533905/FULLTEXT01.pdf" TargetMode="External"/><Relationship Id="rId15" Type="http://schemas.openxmlformats.org/officeDocument/2006/relationships/hyperlink" Target="http://mahasiswa.id" TargetMode="External"/><Relationship Id="rId14" Type="http://schemas.openxmlformats.org/officeDocument/2006/relationships/hyperlink" Target="http://pengguna.id" TargetMode="External"/><Relationship Id="rId36" Type="http://schemas.openxmlformats.org/officeDocument/2006/relationships/footer" Target="footer1.xml"/><Relationship Id="rId17" Type="http://schemas.openxmlformats.org/officeDocument/2006/relationships/image" Target="media/image11.jpg"/><Relationship Id="rId16" Type="http://schemas.openxmlformats.org/officeDocument/2006/relationships/image" Target="media/image6.png"/><Relationship Id="rId19" Type="http://schemas.openxmlformats.org/officeDocument/2006/relationships/image" Target="media/image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